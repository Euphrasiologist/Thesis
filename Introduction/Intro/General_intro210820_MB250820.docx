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328DF" w14:textId="73B889C0" w:rsidR="009244E6" w:rsidRPr="009244E6" w:rsidRDefault="009244E6" w:rsidP="009244E6">
      <w:pPr>
        <w:rPr>
          <w:b/>
        </w:rPr>
      </w:pPr>
      <w:r w:rsidRPr="009244E6">
        <w:rPr>
          <w:b/>
        </w:rPr>
        <w:t>Taxonomic complexity in eyebrights (Euphrasia</w:t>
      </w:r>
      <w:r>
        <w:rPr>
          <w:b/>
        </w:rPr>
        <w:t xml:space="preserve"> L.</w:t>
      </w:r>
      <w:r w:rsidRPr="009244E6">
        <w:rPr>
          <w:b/>
        </w:rPr>
        <w:t>, Orobanchaceae) and the British flora</w:t>
      </w:r>
    </w:p>
    <w:p w14:paraId="0BEF4FA9" w14:textId="77777777" w:rsidR="00751202" w:rsidRDefault="00751202">
      <w:pPr>
        <w:rPr>
          <w:b/>
        </w:rPr>
      </w:pPr>
    </w:p>
    <w:p w14:paraId="55653504" w14:textId="4FB6CE1D" w:rsidR="00751202" w:rsidRPr="008B0204" w:rsidRDefault="00751202" w:rsidP="00751202">
      <w:pPr>
        <w:rPr>
          <w:b/>
        </w:rPr>
      </w:pPr>
      <w:r>
        <w:rPr>
          <w:b/>
        </w:rPr>
        <w:t>Lay Summary:</w:t>
      </w:r>
    </w:p>
    <w:p w14:paraId="77E46457" w14:textId="68D5F8F9" w:rsidR="008B0204" w:rsidRDefault="008B0204">
      <w:pPr>
        <w:rPr>
          <w:b/>
        </w:rPr>
      </w:pPr>
    </w:p>
    <w:p w14:paraId="3B862C24" w14:textId="4DAE0F38" w:rsidR="00CC45FE" w:rsidRDefault="006A59E3" w:rsidP="00CC45FE">
      <w:r>
        <w:t xml:space="preserve">Many plant groups have species that are difficult to distinguish based on their appearance. There are </w:t>
      </w:r>
      <w:r w:rsidR="000303FB">
        <w:t xml:space="preserve">a number of </w:t>
      </w:r>
      <w:r>
        <w:t>biological factors</w:t>
      </w:r>
      <w:r w:rsidR="000303FB">
        <w:t xml:space="preserve"> that</w:t>
      </w:r>
      <w:r>
        <w:t xml:space="preserve"> </w:t>
      </w:r>
      <w:r w:rsidR="000303FB">
        <w:t xml:space="preserve">drive </w:t>
      </w:r>
      <w:r>
        <w:t>this complexity</w:t>
      </w:r>
      <w:r w:rsidR="000303FB">
        <w:t>,</w:t>
      </w:r>
      <w:r>
        <w:t xml:space="preserve"> for example asexuality and complex mating </w:t>
      </w:r>
      <w:r w:rsidR="000303FB">
        <w:t>systems</w:t>
      </w:r>
      <w:r>
        <w:t xml:space="preserve">. </w:t>
      </w:r>
      <w:r w:rsidR="00CC45FE">
        <w:t xml:space="preserve">Taxonomic complexity </w:t>
      </w:r>
      <w:r w:rsidR="000303FB">
        <w:t xml:space="preserve">arises because of an </w:t>
      </w:r>
      <w:r w:rsidR="00CC45FE">
        <w:t xml:space="preserve">interplay between these biological </w:t>
      </w:r>
      <w:r w:rsidR="006B1BAF">
        <w:t>factors,</w:t>
      </w:r>
      <w:r w:rsidR="00CC45FE">
        <w:t xml:space="preserve"> </w:t>
      </w:r>
      <w:r w:rsidR="006B1BAF">
        <w:t xml:space="preserve">and </w:t>
      </w:r>
      <w:r w:rsidR="000303FB">
        <w:t xml:space="preserve">there </w:t>
      </w:r>
      <w:r w:rsidR="006B1BAF">
        <w:t xml:space="preserve">are </w:t>
      </w:r>
      <w:r w:rsidR="000303FB">
        <w:t>numerous plant genera that are recognised</w:t>
      </w:r>
      <w:r w:rsidR="00CC45FE">
        <w:t xml:space="preserve"> </w:t>
      </w:r>
      <w:r w:rsidR="000303FB">
        <w:t xml:space="preserve">as </w:t>
      </w:r>
      <w:r w:rsidR="00CC45FE">
        <w:t>taxonomically complex groups (TCGs). Plant parasitism is a potential driving force of taxonomic complexity that has, been largely overlooked. In this thesis I use two main systems to explore these factors; the British flora and a parasitic genus of plants, eyebrights (</w:t>
      </w:r>
      <w:r w:rsidR="00CC45FE">
        <w:rPr>
          <w:i/>
          <w:iCs/>
        </w:rPr>
        <w:t>Euphrasia</w:t>
      </w:r>
      <w:r w:rsidR="00CC45FE">
        <w:rPr>
          <w:iCs/>
        </w:rPr>
        <w:t>)</w:t>
      </w:r>
      <w:r w:rsidR="00CC45FE">
        <w:t xml:space="preserve">. The British flora is an excellent system to study taxonomic complexity, due to the wealth of data available. </w:t>
      </w:r>
      <w:r w:rsidR="00CC45FE">
        <w:rPr>
          <w:i/>
          <w:iCs/>
        </w:rPr>
        <w:t>Euphrasia</w:t>
      </w:r>
      <w:r w:rsidR="00CC45FE">
        <w:t xml:space="preserve"> is a useful experimental system, as multiple factors that contribute to taxonomic complexity are present, as well as </w:t>
      </w:r>
      <w:r w:rsidR="00CC45FE">
        <w:rPr>
          <w:i/>
        </w:rPr>
        <w:t>Euphrasia</w:t>
      </w:r>
      <w:r w:rsidR="00CC45FE">
        <w:t xml:space="preserve"> being able to parasitise a wide range of </w:t>
      </w:r>
      <w:r w:rsidR="000303FB">
        <w:t xml:space="preserve">host </w:t>
      </w:r>
      <w:r w:rsidR="00CC45FE">
        <w:t xml:space="preserve">plant species. </w:t>
      </w:r>
    </w:p>
    <w:p w14:paraId="45B950F5" w14:textId="77777777" w:rsidR="00CC45FE" w:rsidRDefault="00CC45FE" w:rsidP="00CC45FE"/>
    <w:p w14:paraId="18A080AD" w14:textId="2CD804AB" w:rsidR="00CC45FE" w:rsidRPr="0017506A" w:rsidRDefault="00CC45FE" w:rsidP="00CC45FE">
      <w:r>
        <w:t xml:space="preserve">The aim of this thesis is to understand the role of three main factors driving taxonomic complexity in </w:t>
      </w:r>
      <w:r>
        <w:rPr>
          <w:i/>
        </w:rPr>
        <w:t>Euphrasia</w:t>
      </w:r>
      <w:r>
        <w:t xml:space="preserve"> and the British flora. The first factor is the cross mating between species (hybridisation). Second is the duplication of </w:t>
      </w:r>
      <w:r w:rsidR="001806D4">
        <w:t>genetic material</w:t>
      </w:r>
      <w:r>
        <w:t xml:space="preserve"> in every cell of an organism (polyploidy), and the last is the parasitic condition of some plant species which extract water and nutrients from host plants.</w:t>
      </w:r>
      <w:r w:rsidR="006354D4">
        <w:t xml:space="preserve"> </w:t>
      </w:r>
      <w:r>
        <w:t>I first review the frequency and importance of hybridisation</w:t>
      </w:r>
      <w:r w:rsidR="006354D4">
        <w:t xml:space="preserve"> between plants with different ploidy levels</w:t>
      </w:r>
      <w:r>
        <w:t xml:space="preserve">, and based on a literature review and survey of the British flora find it to be more common than usually appreciated. Next, I investigate how hybridisation is affected by </w:t>
      </w:r>
      <w:r w:rsidR="006354D4">
        <w:t>how closely related species are</w:t>
      </w:r>
      <w:r>
        <w:t xml:space="preserve"> across the British flora. I find that the probability of </w:t>
      </w:r>
      <w:r w:rsidR="006354D4">
        <w:t xml:space="preserve">two species hybridising </w:t>
      </w:r>
      <w:r>
        <w:t xml:space="preserve">is impacted mainly by </w:t>
      </w:r>
      <w:r w:rsidR="006354D4">
        <w:t>relatedness</w:t>
      </w:r>
      <w:r>
        <w:t xml:space="preserve">, ploidy level differences, and the extent of geographical overlap. Then, I investigate a contact zone between </w:t>
      </w:r>
      <w:r w:rsidR="006354D4">
        <w:t>two</w:t>
      </w:r>
      <w:r>
        <w:t xml:space="preserve"> </w:t>
      </w:r>
      <w:r>
        <w:rPr>
          <w:i/>
          <w:iCs/>
        </w:rPr>
        <w:t>Euphrasia</w:t>
      </w:r>
      <w:r w:rsidR="006354D4">
        <w:rPr>
          <w:iCs/>
        </w:rPr>
        <w:t xml:space="preserve"> species that differ in ploidy level</w:t>
      </w:r>
      <w:r>
        <w:rPr>
          <w:iCs/>
        </w:rPr>
        <w:t xml:space="preserve"> and find</w:t>
      </w:r>
      <w:r>
        <w:t xml:space="preserve"> little evidence of </w:t>
      </w:r>
      <w:r w:rsidR="000303FB">
        <w:t xml:space="preserve">contemporary </w:t>
      </w:r>
      <w:r>
        <w:t xml:space="preserve">hybridisation, however </w:t>
      </w:r>
      <w:r w:rsidR="000303FB">
        <w:t xml:space="preserve">there may have been </w:t>
      </w:r>
      <w:r w:rsidR="006354D4">
        <w:t xml:space="preserve">low levels of </w:t>
      </w:r>
      <w:r w:rsidR="000303FB">
        <w:t xml:space="preserve">historical </w:t>
      </w:r>
      <w:r w:rsidR="006354D4">
        <w:t xml:space="preserve">hybridisation. </w:t>
      </w:r>
      <w:r>
        <w:t xml:space="preserve">In the second part of the thesis, I </w:t>
      </w:r>
      <w:r w:rsidR="006354D4">
        <w:t xml:space="preserve">grow thousands of </w:t>
      </w:r>
      <w:r w:rsidR="006354D4">
        <w:rPr>
          <w:i/>
        </w:rPr>
        <w:t xml:space="preserve">Euphrasia </w:t>
      </w:r>
      <w:r w:rsidR="006354D4">
        <w:t>plants in a common environment</w:t>
      </w:r>
      <w:r>
        <w:t xml:space="preserve"> to understand </w:t>
      </w:r>
      <w:r w:rsidR="006354D4">
        <w:t>how plants differ in appearance</w:t>
      </w:r>
      <w:r w:rsidR="000303FB">
        <w:t xml:space="preserve"> depending on their host</w:t>
      </w:r>
      <w:r>
        <w:t xml:space="preserve">. I show that firstly, traits used to identify species in </w:t>
      </w:r>
      <w:r>
        <w:rPr>
          <w:i/>
        </w:rPr>
        <w:t>Euphrasia</w:t>
      </w:r>
      <w:r>
        <w:t xml:space="preserve"> </w:t>
      </w:r>
      <w:r w:rsidR="006354D4">
        <w:t>change</w:t>
      </w:r>
      <w:r>
        <w:t xml:space="preserve"> depending on the host plant species used. I go on to show that </w:t>
      </w:r>
      <w:r w:rsidR="006354D4">
        <w:t xml:space="preserve">different </w:t>
      </w:r>
      <w:r>
        <w:rPr>
          <w:i/>
        </w:rPr>
        <w:t>Euphrasia</w:t>
      </w:r>
      <w:r>
        <w:t xml:space="preserve"> </w:t>
      </w:r>
      <w:r w:rsidR="006354D4">
        <w:t xml:space="preserve">species </w:t>
      </w:r>
      <w:r w:rsidR="000303FB">
        <w:t xml:space="preserve">respond </w:t>
      </w:r>
      <w:r w:rsidR="006354D4">
        <w:t>similarly to most hosts</w:t>
      </w:r>
      <w:r>
        <w:t xml:space="preserve">, </w:t>
      </w:r>
      <w:r w:rsidR="006354D4">
        <w:t xml:space="preserve">however there does appear to be some specialisation of </w:t>
      </w:r>
      <w:r w:rsidR="006354D4">
        <w:rPr>
          <w:i/>
        </w:rPr>
        <w:t>Euphrasia</w:t>
      </w:r>
      <w:r w:rsidR="006354D4">
        <w:t xml:space="preserve"> on some host species. </w:t>
      </w:r>
      <w:r w:rsidRPr="00A545C6">
        <w:t>This thesis shows how integrated analyses incorporating genetic and ecological data can be used to explore the many and diverse factors underlying taxonomic complexity in plants.</w:t>
      </w:r>
    </w:p>
    <w:p w14:paraId="01042F8A" w14:textId="77777777" w:rsidR="00CC45FE" w:rsidRPr="003F7962" w:rsidRDefault="00CC45FE"/>
    <w:p w14:paraId="674BEE75" w14:textId="77777777" w:rsidR="003F7962" w:rsidRDefault="003F7962">
      <w:pPr>
        <w:rPr>
          <w:b/>
        </w:rPr>
      </w:pPr>
    </w:p>
    <w:p w14:paraId="164784F1" w14:textId="7428A8FD" w:rsidR="007B33E7" w:rsidRDefault="008B0204">
      <w:pPr>
        <w:rPr>
          <w:b/>
        </w:rPr>
      </w:pPr>
      <w:r>
        <w:rPr>
          <w:b/>
        </w:rPr>
        <w:t>Summary:</w:t>
      </w:r>
    </w:p>
    <w:p w14:paraId="54A3D214" w14:textId="2BBF3E3B" w:rsidR="0012377A" w:rsidRDefault="0012377A"/>
    <w:p w14:paraId="0B02D229" w14:textId="77777777" w:rsidR="00A545C6" w:rsidRPr="00A545C6" w:rsidRDefault="00FE03E4" w:rsidP="00A545C6">
      <w:pPr>
        <w:rPr>
          <w:rFonts w:ascii="Times New Roman" w:eastAsia="Times New Roman" w:hAnsi="Times New Roman" w:cs="Times New Roman"/>
        </w:rPr>
      </w:pPr>
      <w:r>
        <w:t xml:space="preserve">Many plant groups are taxonomically complex with species that are difficult to distinguish. The main factors driving this complexity include apomixis, selfing, hybridisation, and polyploidy. Plant parasitism is a potential driving force of taxonomic complexity that has, however, been largely overlooked. In this thesis I use two main systems to explore these factors; the British flora and a hemiparasitic genus of plants, </w:t>
      </w:r>
      <w:r>
        <w:rPr>
          <w:i/>
          <w:iCs/>
        </w:rPr>
        <w:t>Euphrasia</w:t>
      </w:r>
      <w:r>
        <w:t xml:space="preserve">. The British flora is an excellent system with a wealth of large and comprehensive ecological and genetic data sets available, while </w:t>
      </w:r>
      <w:r>
        <w:rPr>
          <w:i/>
          <w:iCs/>
        </w:rPr>
        <w:t>Euphrasia</w:t>
      </w:r>
      <w:r>
        <w:t xml:space="preserve"> is a tractable experimental system exhibiting rampant </w:t>
      </w:r>
      <w:r>
        <w:lastRenderedPageBreak/>
        <w:t xml:space="preserve">hybridisation, variation in ploidy level and mating system, and able to parasitise a wide range of plant species. The main aim of this thesis is to understand the role of hybridisation, polyploidy, and parasitism in driving taxonomic complexity in </w:t>
      </w:r>
      <w:r>
        <w:rPr>
          <w:i/>
        </w:rPr>
        <w:t>Euphrasia</w:t>
      </w:r>
      <w:r w:rsidR="008156CA">
        <w:t xml:space="preserve"> and the British flora</w:t>
      </w:r>
      <w:r>
        <w:t xml:space="preserve">. I first review the frequency and importance of cross ploidy hybridisation across plants, and based on a literature review and survey of the British flora find it to be more common than usually appreciated. Next, I investigate how hybridisation is affected by phylogenetic relationships and genetic distance between species across the British flora. I find that the probability of hybridisation is impacted mainly by parental genetic distance, ploidy level differences, and the extent of geographical overlap. Then, I investigate a single contact zone between a diploid and tetraploid species of </w:t>
      </w:r>
      <w:r>
        <w:rPr>
          <w:i/>
          <w:iCs/>
        </w:rPr>
        <w:t>Euphrasia</w:t>
      </w:r>
      <w:r>
        <w:rPr>
          <w:iCs/>
        </w:rPr>
        <w:t>, and find</w:t>
      </w:r>
      <w:r>
        <w:t xml:space="preserve"> little evidence of contemporary hybridisation, however demographic modelling supports a model with low levels of gene flow. In the second part of the thesis, I use common garden experiments to understand the nature of species differences in the taxonomically complex, hemiparasitic genus </w:t>
      </w:r>
      <w:r>
        <w:rPr>
          <w:i/>
        </w:rPr>
        <w:t>Euphrasia</w:t>
      </w:r>
      <w:r>
        <w:t xml:space="preserve">. I show that firstly, traits used to identify species in </w:t>
      </w:r>
      <w:r>
        <w:rPr>
          <w:i/>
        </w:rPr>
        <w:t>Euphrasia</w:t>
      </w:r>
      <w:r>
        <w:t xml:space="preserve"> are plastic, and change depending on the host plant species used. I go on to show that </w:t>
      </w:r>
      <w:r>
        <w:rPr>
          <w:i/>
        </w:rPr>
        <w:t>Euphrasia</w:t>
      </w:r>
      <w:r>
        <w:t xml:space="preserve"> exhibit both conserved and host specific interactions across many different host species, which potentially reveals cryptic specialisation. </w:t>
      </w:r>
      <w:r w:rsidR="00A545C6" w:rsidRPr="00A545C6">
        <w:t>This thesis shows how integrated analyses incorporating genetic and ecological data can be used to explore the many and diverse factors underlying taxonomic complexity in plants.</w:t>
      </w:r>
    </w:p>
    <w:p w14:paraId="3104BA77" w14:textId="06FB35ED" w:rsidR="00FE03E4" w:rsidRDefault="00FE03E4" w:rsidP="00FE03E4"/>
    <w:p w14:paraId="1A1CBADA" w14:textId="273F0B28" w:rsidR="004411EE" w:rsidRDefault="004411EE" w:rsidP="001F153A"/>
    <w:p w14:paraId="389BCA7C" w14:textId="4BB3BF6D" w:rsidR="00B22458" w:rsidRDefault="00B22458" w:rsidP="001F153A">
      <w:pPr>
        <w:rPr>
          <w:b/>
        </w:rPr>
      </w:pPr>
    </w:p>
    <w:p w14:paraId="49C3A445" w14:textId="7181C594" w:rsidR="00B22458" w:rsidRDefault="00B22458" w:rsidP="001F153A">
      <w:pPr>
        <w:rPr>
          <w:b/>
        </w:rPr>
      </w:pPr>
    </w:p>
    <w:p w14:paraId="1A85A8CB" w14:textId="14A92820" w:rsidR="00B22458" w:rsidRDefault="00B22458" w:rsidP="001F153A">
      <w:pPr>
        <w:rPr>
          <w:b/>
        </w:rPr>
      </w:pPr>
    </w:p>
    <w:p w14:paraId="387505D4" w14:textId="7C6D6450" w:rsidR="00B22458" w:rsidRDefault="00B22458" w:rsidP="001F153A">
      <w:pPr>
        <w:rPr>
          <w:b/>
        </w:rPr>
      </w:pPr>
    </w:p>
    <w:p w14:paraId="0BAE4A26" w14:textId="77777777" w:rsidR="00B22458" w:rsidRDefault="00B22458" w:rsidP="001F153A">
      <w:pPr>
        <w:rPr>
          <w:b/>
        </w:rPr>
      </w:pPr>
    </w:p>
    <w:p w14:paraId="365F8B16" w14:textId="77777777" w:rsidR="004411EE" w:rsidRDefault="004411EE" w:rsidP="001F153A">
      <w:pPr>
        <w:rPr>
          <w:b/>
        </w:rPr>
      </w:pPr>
    </w:p>
    <w:p w14:paraId="4578ED8F" w14:textId="77777777" w:rsidR="004411EE" w:rsidRDefault="004411EE" w:rsidP="001F153A">
      <w:pPr>
        <w:rPr>
          <w:b/>
        </w:rPr>
      </w:pPr>
    </w:p>
    <w:p w14:paraId="3395513C" w14:textId="77777777" w:rsidR="004411EE" w:rsidRDefault="004411EE" w:rsidP="001F153A">
      <w:pPr>
        <w:rPr>
          <w:b/>
        </w:rPr>
      </w:pPr>
    </w:p>
    <w:p w14:paraId="5CEB08AB" w14:textId="77777777" w:rsidR="004411EE" w:rsidRDefault="004411EE" w:rsidP="001F153A">
      <w:pPr>
        <w:rPr>
          <w:b/>
        </w:rPr>
      </w:pPr>
    </w:p>
    <w:p w14:paraId="2275C1CF" w14:textId="77777777" w:rsidR="004411EE" w:rsidRDefault="004411EE" w:rsidP="001F153A">
      <w:pPr>
        <w:rPr>
          <w:b/>
        </w:rPr>
      </w:pPr>
    </w:p>
    <w:p w14:paraId="751ED5F2" w14:textId="77777777" w:rsidR="004411EE" w:rsidRDefault="004411EE" w:rsidP="001F153A">
      <w:pPr>
        <w:rPr>
          <w:b/>
        </w:rPr>
      </w:pPr>
    </w:p>
    <w:p w14:paraId="6FBEBF0E" w14:textId="43430F0E" w:rsidR="004411EE" w:rsidRDefault="004411EE" w:rsidP="001F153A">
      <w:pPr>
        <w:rPr>
          <w:b/>
        </w:rPr>
      </w:pPr>
    </w:p>
    <w:p w14:paraId="68D395F1" w14:textId="77777777" w:rsidR="00F16295" w:rsidRDefault="00F16295" w:rsidP="00F16295">
      <w:pPr>
        <w:rPr>
          <w:b/>
        </w:rPr>
      </w:pPr>
    </w:p>
    <w:p w14:paraId="2DB50F68" w14:textId="77777777" w:rsidR="00CC45FE" w:rsidRDefault="00CC45FE">
      <w:pPr>
        <w:rPr>
          <w:b/>
        </w:rPr>
      </w:pPr>
      <w:r>
        <w:rPr>
          <w:b/>
        </w:rPr>
        <w:br w:type="page"/>
      </w:r>
    </w:p>
    <w:p w14:paraId="2DFA7D06" w14:textId="0893EB43" w:rsidR="00F16295" w:rsidRPr="00153330" w:rsidRDefault="00F16295" w:rsidP="00F16295">
      <w:r>
        <w:rPr>
          <w:b/>
        </w:rPr>
        <w:lastRenderedPageBreak/>
        <w:t>Declaration:</w:t>
      </w:r>
    </w:p>
    <w:p w14:paraId="7D9B1276" w14:textId="77777777" w:rsidR="00F16295" w:rsidRDefault="00F16295" w:rsidP="00F16295"/>
    <w:p w14:paraId="41203D6A" w14:textId="77777777" w:rsidR="00F16295" w:rsidRDefault="00F16295" w:rsidP="00F16295">
      <w:r>
        <w:t>I hereby declare that the composition of, and the work contained within this thesis is my own work, unless explicitly stated otherwise.</w:t>
      </w:r>
    </w:p>
    <w:p w14:paraId="0CE0F1CA" w14:textId="77777777" w:rsidR="00F16295" w:rsidRDefault="00F16295" w:rsidP="00F16295"/>
    <w:p w14:paraId="2CA8838A" w14:textId="77777777" w:rsidR="00F16295" w:rsidRDefault="00F16295" w:rsidP="00F16295">
      <w:r>
        <w:t>[signature]</w:t>
      </w:r>
    </w:p>
    <w:p w14:paraId="57CAFE9A" w14:textId="77777777" w:rsidR="00F16295" w:rsidRDefault="00F16295" w:rsidP="00F16295"/>
    <w:p w14:paraId="21964000" w14:textId="77777777" w:rsidR="00F16295" w:rsidRDefault="00F16295" w:rsidP="00F16295">
      <w:r>
        <w:t xml:space="preserve">Max Brown </w:t>
      </w:r>
    </w:p>
    <w:p w14:paraId="1FFC6149" w14:textId="77777777" w:rsidR="0066289C" w:rsidRDefault="0066289C" w:rsidP="001F153A">
      <w:pPr>
        <w:rPr>
          <w:b/>
        </w:rPr>
      </w:pPr>
    </w:p>
    <w:p w14:paraId="6F34C00C" w14:textId="77777777" w:rsidR="00F16295" w:rsidRDefault="00F16295">
      <w:pPr>
        <w:rPr>
          <w:b/>
        </w:rPr>
      </w:pPr>
      <w:r>
        <w:rPr>
          <w:b/>
        </w:rPr>
        <w:br w:type="page"/>
      </w:r>
    </w:p>
    <w:p w14:paraId="36699419" w14:textId="11AE229A" w:rsidR="00284E33" w:rsidRDefault="00284E33">
      <w:pPr>
        <w:rPr>
          <w:b/>
        </w:rPr>
      </w:pPr>
      <w:r>
        <w:rPr>
          <w:b/>
        </w:rPr>
        <w:lastRenderedPageBreak/>
        <w:t>Acknowledgements:</w:t>
      </w:r>
    </w:p>
    <w:p w14:paraId="60722B89" w14:textId="16FD0C73" w:rsidR="006E20A5" w:rsidRDefault="006E20A5">
      <w:pPr>
        <w:rPr>
          <w:b/>
        </w:rPr>
      </w:pPr>
    </w:p>
    <w:p w14:paraId="04D35DEA" w14:textId="4DDA3F1A" w:rsidR="006E20A5" w:rsidRPr="003E2277" w:rsidRDefault="00223567">
      <w:r>
        <w:t>In different document…</w:t>
      </w:r>
    </w:p>
    <w:p w14:paraId="7C9D6AAA" w14:textId="77777777" w:rsidR="00284E33" w:rsidRDefault="00284E33">
      <w:pPr>
        <w:rPr>
          <w:b/>
        </w:rPr>
      </w:pPr>
    </w:p>
    <w:p w14:paraId="3E11EF13" w14:textId="77777777" w:rsidR="00284E33" w:rsidRPr="00D270DF" w:rsidRDefault="00284E33" w:rsidP="00284E33">
      <w:pPr>
        <w:rPr>
          <w:b/>
        </w:rPr>
      </w:pPr>
      <w:r w:rsidRPr="00D270DF">
        <w:rPr>
          <w:b/>
        </w:rPr>
        <w:t>Quotes:</w:t>
      </w:r>
    </w:p>
    <w:p w14:paraId="510D745B" w14:textId="77777777" w:rsidR="00284E33" w:rsidRDefault="00284E33" w:rsidP="00284E33"/>
    <w:p w14:paraId="0C35B9B4" w14:textId="77777777" w:rsidR="00284E33" w:rsidRDefault="00284E33" w:rsidP="00284E33">
      <w:r>
        <w:t>“</w:t>
      </w:r>
      <w:r w:rsidRPr="00F60C71">
        <w:t>If, again, references were given to the parasitism of Euphrasia, etc., how likely it would be that some young man would go on with the investigation; and so with endless other facts</w:t>
      </w:r>
      <w:r>
        <w:t>…”</w:t>
      </w:r>
    </w:p>
    <w:p w14:paraId="0421DE6C" w14:textId="77777777" w:rsidR="00284E33" w:rsidRDefault="00284E33" w:rsidP="00284E33"/>
    <w:p w14:paraId="225E9945" w14:textId="77777777" w:rsidR="00284E33" w:rsidRPr="00F60C71" w:rsidRDefault="00284E33" w:rsidP="00284E33">
      <w:r>
        <w:t>Charles Darwin</w:t>
      </w:r>
    </w:p>
    <w:p w14:paraId="222AC336" w14:textId="77777777" w:rsidR="00284E33" w:rsidRDefault="00284E33" w:rsidP="00284E33"/>
    <w:p w14:paraId="5D8FAB9B" w14:textId="77777777" w:rsidR="00284E33" w:rsidRDefault="00284E33" w:rsidP="00284E33">
      <w:r>
        <w:t>“</w:t>
      </w:r>
      <w:r w:rsidRPr="00AA65E9">
        <w:t xml:space="preserve">I remember my childhood names for grasses and secret flowers. I remember where a toad may live and what time the birds awaken in the summer -- and what trees and seasons smelled like - how people looked and walked and smelled even. The memory of </w:t>
      </w:r>
      <w:proofErr w:type="spellStart"/>
      <w:r w:rsidRPr="00AA65E9">
        <w:t>odors</w:t>
      </w:r>
      <w:proofErr w:type="spellEnd"/>
      <w:r w:rsidRPr="00AA65E9">
        <w:t xml:space="preserve"> is very rich.</w:t>
      </w:r>
      <w:r>
        <w:t>”</w:t>
      </w:r>
    </w:p>
    <w:p w14:paraId="6BB753F7" w14:textId="77777777" w:rsidR="00284E33" w:rsidRPr="00AA65E9" w:rsidRDefault="00284E33" w:rsidP="00284E33"/>
    <w:p w14:paraId="731D11D4" w14:textId="77777777" w:rsidR="00284E33" w:rsidRPr="00AA65E9" w:rsidRDefault="00284E33" w:rsidP="00284E33">
      <w:r w:rsidRPr="00AA65E9">
        <w:t>John Steinbeck</w:t>
      </w:r>
    </w:p>
    <w:p w14:paraId="18F76DC1" w14:textId="77777777" w:rsidR="00284E33" w:rsidRDefault="00284E33">
      <w:pPr>
        <w:rPr>
          <w:b/>
        </w:rPr>
      </w:pPr>
    </w:p>
    <w:p w14:paraId="2E77BEB6" w14:textId="77777777" w:rsidR="00284E33" w:rsidRDefault="00284E33">
      <w:pPr>
        <w:rPr>
          <w:b/>
        </w:rPr>
      </w:pPr>
      <w:r>
        <w:rPr>
          <w:b/>
        </w:rPr>
        <w:t>Table of contents:</w:t>
      </w:r>
    </w:p>
    <w:p w14:paraId="334E5901" w14:textId="2DD2B4D2" w:rsidR="00284E33" w:rsidRDefault="00284E33">
      <w:pPr>
        <w:rPr>
          <w:b/>
        </w:rPr>
      </w:pPr>
      <w:r>
        <w:rPr>
          <w:b/>
        </w:rPr>
        <w:br w:type="page"/>
      </w:r>
    </w:p>
    <w:p w14:paraId="71B5A75C" w14:textId="09F912AE" w:rsidR="001F153A" w:rsidRDefault="006B14DE" w:rsidP="001F153A">
      <w:pPr>
        <w:rPr>
          <w:b/>
        </w:rPr>
      </w:pPr>
      <w:r>
        <w:rPr>
          <w:b/>
        </w:rPr>
        <w:lastRenderedPageBreak/>
        <w:t>Chapter 1</w:t>
      </w:r>
      <w:r w:rsidR="0050450F">
        <w:rPr>
          <w:b/>
        </w:rPr>
        <w:t xml:space="preserve"> -</w:t>
      </w:r>
      <w:r>
        <w:rPr>
          <w:b/>
        </w:rPr>
        <w:t xml:space="preserve"> General </w:t>
      </w:r>
      <w:r w:rsidR="008B0204">
        <w:rPr>
          <w:b/>
        </w:rPr>
        <w:t>Introduction</w:t>
      </w:r>
      <w:r w:rsidR="00D22018">
        <w:rPr>
          <w:b/>
        </w:rPr>
        <w:t>:</w:t>
      </w:r>
    </w:p>
    <w:p w14:paraId="27B7BC4D" w14:textId="4EBF8B2C" w:rsidR="00E405BB" w:rsidRDefault="00E405BB" w:rsidP="001F153A">
      <w:pPr>
        <w:rPr>
          <w:b/>
        </w:rPr>
      </w:pPr>
    </w:p>
    <w:p w14:paraId="254AEF7A" w14:textId="0A6E0C6A" w:rsidR="00E405BB" w:rsidRDefault="00E405BB" w:rsidP="006B14DE">
      <w:pPr>
        <w:ind w:firstLine="720"/>
        <w:rPr>
          <w:b/>
        </w:rPr>
      </w:pPr>
      <w:r>
        <w:rPr>
          <w:b/>
        </w:rPr>
        <w:t xml:space="preserve">Taxonomic complexity in plants: </w:t>
      </w:r>
    </w:p>
    <w:p w14:paraId="3ADF023E" w14:textId="77777777" w:rsidR="00E405BB" w:rsidRPr="00E405BB" w:rsidRDefault="00E405BB" w:rsidP="001F153A">
      <w:pPr>
        <w:rPr>
          <w:b/>
        </w:rPr>
      </w:pPr>
    </w:p>
    <w:p w14:paraId="005D0189" w14:textId="539725F1" w:rsidR="00991F5A" w:rsidRDefault="0045786E" w:rsidP="00B31C0C">
      <w:pPr>
        <w:rPr>
          <w:ins w:id="0" w:author="BROWN Max" w:date="2020-09-08T16:06:00Z"/>
        </w:rPr>
      </w:pPr>
      <w:bookmarkStart w:id="1" w:name="_GoBack"/>
      <w:r>
        <w:t>Much of biology is built upon the idea that the diversity we see in nature can be categorised into discrete units, which at its heart is the concept of a species</w:t>
      </w:r>
      <w:r w:rsidR="000803C9">
        <w:t xml:space="preserve"> </w:t>
      </w:r>
      <w:r w:rsidR="00BD2895">
        <w:fldChar w:fldCharType="begin"/>
      </w:r>
      <w:r w:rsidR="00BD2895">
        <w:instrText xml:space="preserve"> ADDIN EN.CITE &lt;EndNote&gt;&lt;Cite&gt;&lt;Author&gt;Simpson&lt;/Author&gt;&lt;Year&gt;1951&lt;/Year&gt;&lt;RecNum&gt;1474&lt;/RecNum&gt;&lt;DisplayText&gt;(Simpson, 1951)&lt;/DisplayText&gt;&lt;record&gt;&lt;rec-number&gt;1474&lt;/rec-number&gt;&lt;foreign-keys&gt;&lt;key app="EN" db-id="rv5pzvwrkefxw5ez0dn5522yetsaer2px2s0" timestamp="1598695812"&gt;1474&lt;/key&gt;&lt;/foreign-keys&gt;&lt;ref-type name="Journal Article"&gt;17&lt;/ref-type&gt;&lt;contributors&gt;&lt;authors&gt;&lt;author&gt;Simpson, G. G.&lt;/author&gt;&lt;/authors&gt;&lt;/contributors&gt;&lt;titles&gt;&lt;title&gt;THE SPECIES CONCEPT&lt;/title&gt;&lt;secondary-title&gt;Evolution&lt;/secondary-title&gt;&lt;/titles&gt;&lt;periodical&gt;&lt;full-title&gt;Evolution&lt;/full-title&gt;&lt;/periodical&gt;&lt;pages&gt;285-298&lt;/pages&gt;&lt;volume&gt;5&lt;/volume&gt;&lt;number&gt;4&lt;/number&gt;&lt;dates&gt;&lt;year&gt;1951&lt;/year&gt;&lt;/dates&gt;&lt;isbn&gt;0014-3820&lt;/isbn&gt;&lt;accession-num&gt;WOS:A1951XW58000001&lt;/accession-num&gt;&lt;urls&gt;&lt;related-urls&gt;&lt;url&gt;&amp;lt;Go to ISI&amp;gt;://WOS:A1951XW58000001&lt;/url&gt;&lt;/related-urls&gt;&lt;/urls&gt;&lt;electronic-resource-num&gt;10.2307/2405675&lt;/electronic-resource-num&gt;&lt;/record&gt;&lt;/Cite&gt;&lt;/EndNote&gt;</w:instrText>
      </w:r>
      <w:r w:rsidR="00BD2895">
        <w:fldChar w:fldCharType="separate"/>
      </w:r>
      <w:r w:rsidR="00BD2895">
        <w:rPr>
          <w:noProof/>
        </w:rPr>
        <w:t>(Simpson, 1951)</w:t>
      </w:r>
      <w:r w:rsidR="00BD2895">
        <w:fldChar w:fldCharType="end"/>
      </w:r>
      <w:r>
        <w:t xml:space="preserve">. </w:t>
      </w:r>
      <w:ins w:id="2" w:author="BROWN Max" w:date="2020-09-08T16:05:00Z">
        <w:r w:rsidR="00991F5A">
          <w:t xml:space="preserve">One of the </w:t>
        </w:r>
      </w:ins>
      <w:ins w:id="3" w:author="BROWN Max" w:date="2020-09-08T16:24:00Z">
        <w:r w:rsidR="005E2290">
          <w:t>most important</w:t>
        </w:r>
      </w:ins>
      <w:ins w:id="4" w:author="BROWN Max" w:date="2020-09-08T16:05:00Z">
        <w:r w:rsidR="00991F5A">
          <w:t xml:space="preserve"> species concepts is the </w:t>
        </w:r>
      </w:ins>
      <w:ins w:id="5" w:author="BROWN Max" w:date="2020-09-08T16:06:00Z">
        <w:r w:rsidR="00991F5A">
          <w:t>b</w:t>
        </w:r>
      </w:ins>
      <w:ins w:id="6" w:author="BROWN Max" w:date="2020-09-08T16:05:00Z">
        <w:r w:rsidR="00991F5A">
          <w:t xml:space="preserve">iological </w:t>
        </w:r>
      </w:ins>
      <w:ins w:id="7" w:author="BROWN Max" w:date="2020-09-08T16:06:00Z">
        <w:r w:rsidR="00991F5A">
          <w:t>s</w:t>
        </w:r>
      </w:ins>
      <w:ins w:id="8" w:author="BROWN Max" w:date="2020-09-08T16:05:00Z">
        <w:r w:rsidR="00991F5A">
          <w:t xml:space="preserve">pecies </w:t>
        </w:r>
      </w:ins>
      <w:ins w:id="9" w:author="BROWN Max" w:date="2020-09-08T16:06:00Z">
        <w:r w:rsidR="00991F5A">
          <w:t>c</w:t>
        </w:r>
      </w:ins>
      <w:ins w:id="10" w:author="BROWN Max" w:date="2020-09-08T16:05:00Z">
        <w:r w:rsidR="00991F5A">
          <w:t>oncep</w:t>
        </w:r>
      </w:ins>
      <w:ins w:id="11" w:author="BROWN Max" w:date="2020-09-08T16:06:00Z">
        <w:r w:rsidR="00991F5A">
          <w:t xml:space="preserve">t (BSC), </w:t>
        </w:r>
      </w:ins>
      <w:del w:id="12" w:author="BROWN Max" w:date="2020-09-08T16:06:00Z">
        <w:r w:rsidR="004F558E" w:rsidDel="00991F5A">
          <w:delText xml:space="preserve">As many species tend to hybridise, this precludes a strict biological species concept being applicable – </w:delText>
        </w:r>
      </w:del>
      <w:r w:rsidR="004F558E">
        <w:t>where species are recognised as a community of interfertile individuals</w:t>
      </w:r>
      <w:r w:rsidR="008F23B2">
        <w:t xml:space="preserve"> </w:t>
      </w:r>
      <w:r w:rsidR="008F23B2">
        <w:fldChar w:fldCharType="begin"/>
      </w:r>
      <w:r w:rsidR="008F23B2">
        <w:instrText xml:space="preserve"> ADDIN EN.CITE &lt;EndNote&gt;&lt;Cite&gt;&lt;Author&gt;Mayr&lt;/Author&gt;&lt;Year&gt;1963&lt;/Year&gt;&lt;RecNum&gt;1475&lt;/RecNum&gt;&lt;DisplayText&gt;(Mayr, 1963)&lt;/DisplayText&gt;&lt;record&gt;&lt;rec-number&gt;1475&lt;/rec-number&gt;&lt;foreign-keys&gt;&lt;key app="EN" db-id="rv5pzvwrkefxw5ez0dn5522yetsaer2px2s0" timestamp="1598696206"&gt;1475&lt;/key&gt;&lt;/foreign-keys&gt;&lt;ref-type name="Book"&gt;6&lt;/ref-type&gt;&lt;contributors&gt;&lt;authors&gt;&lt;author&gt;Mayr, Ernst&lt;/author&gt;&lt;/authors&gt;&lt;/contributors&gt;&lt;titles&gt;&lt;title&gt;Animal species and evolution&lt;/title&gt;&lt;/titles&gt;&lt;pages&gt;xiv, 797 p.&lt;/pages&gt;&lt;keywords&gt;&lt;keyword&gt;Animal species.&lt;/keyword&gt;&lt;keyword&gt;Animals Variation.&lt;/keyword&gt;&lt;keyword&gt;Evolution (Biology)&lt;/keyword&gt;&lt;/keywords&gt;&lt;dates&gt;&lt;year&gt;1963&lt;/year&gt;&lt;/dates&gt;&lt;pub-location&gt;Cambridge,&lt;/pub-location&gt;&lt;publisher&gt;Belknap Press of Harvard University Press&lt;/publisher&gt;&lt;accession-num&gt;4531504&lt;/accession-num&gt;&lt;call-num&gt;QH371 .M33&lt;/call-num&gt;&lt;urls&gt;&lt;/urls&gt;&lt;/record&gt;&lt;/Cite&gt;&lt;/EndNote&gt;</w:instrText>
      </w:r>
      <w:r w:rsidR="008F23B2">
        <w:fldChar w:fldCharType="separate"/>
      </w:r>
      <w:r w:rsidR="008F23B2">
        <w:rPr>
          <w:noProof/>
        </w:rPr>
        <w:t>(Mayr, 1963)</w:t>
      </w:r>
      <w:r w:rsidR="008F23B2">
        <w:fldChar w:fldCharType="end"/>
      </w:r>
      <w:r w:rsidR="004F558E">
        <w:t xml:space="preserve">. </w:t>
      </w:r>
      <w:ins w:id="13" w:author="BROWN Max" w:date="2020-09-08T16:22:00Z">
        <w:r w:rsidR="005E2290">
          <w:t>The BSC fits many organisms, and is the foundation of evolutionary research</w:t>
        </w:r>
      </w:ins>
      <w:ins w:id="14" w:author="BROWN Max" w:date="2020-09-08T16:23:00Z">
        <w:r w:rsidR="005E2290">
          <w:t>, especially in plants and animals</w:t>
        </w:r>
      </w:ins>
      <w:ins w:id="15" w:author="BROWN Max" w:date="2020-09-08T16:26:00Z">
        <w:r w:rsidR="005E2290">
          <w:t xml:space="preserve"> (ref Butlin and </w:t>
        </w:r>
        <w:proofErr w:type="spellStart"/>
        <w:r w:rsidR="005E2290">
          <w:t>Stankowski</w:t>
        </w:r>
        <w:proofErr w:type="spellEnd"/>
        <w:r w:rsidR="005E2290">
          <w:t xml:space="preserve"> 2020)</w:t>
        </w:r>
      </w:ins>
      <w:ins w:id="16" w:author="BROWN Max" w:date="2020-09-08T16:23:00Z">
        <w:r w:rsidR="005E2290">
          <w:t>.</w:t>
        </w:r>
      </w:ins>
      <w:ins w:id="17" w:author="BROWN Max" w:date="2020-09-08T16:28:00Z">
        <w:r w:rsidR="005E2290">
          <w:t xml:space="preserve"> Although plant</w:t>
        </w:r>
      </w:ins>
      <w:ins w:id="18" w:author="BROWN Max" w:date="2020-09-08T16:31:00Z">
        <w:r w:rsidR="005E2290">
          <w:t>s contain</w:t>
        </w:r>
      </w:ins>
      <w:ins w:id="19" w:author="BROWN Max" w:date="2020-09-08T16:29:00Z">
        <w:r w:rsidR="005E2290">
          <w:t xml:space="preserve"> some notoriously complex </w:t>
        </w:r>
      </w:ins>
      <w:ins w:id="20" w:author="BROWN Max" w:date="2020-09-08T16:31:00Z">
        <w:r w:rsidR="005E2290">
          <w:t xml:space="preserve">groups, </w:t>
        </w:r>
      </w:ins>
      <w:ins w:id="21" w:author="BROWN Max" w:date="2020-09-08T16:33:00Z">
        <w:r w:rsidR="0037549A">
          <w:t xml:space="preserve">most taxonomic species and phenotypic clusters </w:t>
        </w:r>
      </w:ins>
      <w:ins w:id="22" w:author="BROWN Max" w:date="2020-09-08T16:34:00Z">
        <w:r w:rsidR="0037549A">
          <w:t xml:space="preserve">represent reproductively isolated lineages (70% +; </w:t>
        </w:r>
        <w:proofErr w:type="spellStart"/>
        <w:r w:rsidR="0037549A">
          <w:t>Rieseberg</w:t>
        </w:r>
        <w:proofErr w:type="spellEnd"/>
        <w:r w:rsidR="0037549A">
          <w:t xml:space="preserve"> et al 2006)</w:t>
        </w:r>
      </w:ins>
      <w:ins w:id="23" w:author="BROWN Max" w:date="2020-09-08T16:35:00Z">
        <w:r w:rsidR="0037549A">
          <w:t xml:space="preserve">. </w:t>
        </w:r>
      </w:ins>
      <w:ins w:id="24" w:author="BROWN Max" w:date="2020-09-08T17:05:00Z">
        <w:r w:rsidR="00E77585">
          <w:t>The concept of species in plants is therefore biologically meaningfu</w:t>
        </w:r>
      </w:ins>
      <w:ins w:id="25" w:author="BROWN Max" w:date="2020-09-08T17:06:00Z">
        <w:r w:rsidR="00E77585">
          <w:t>l and useful in the majority</w:t>
        </w:r>
      </w:ins>
      <w:ins w:id="26" w:author="BROWN Max" w:date="2020-09-08T17:08:00Z">
        <w:r w:rsidR="00E77585">
          <w:t>, wi</w:t>
        </w:r>
      </w:ins>
      <w:ins w:id="27" w:author="BROWN Max" w:date="2020-09-08T17:09:00Z">
        <w:r w:rsidR="00E77585">
          <w:t>th phenomena such as</w:t>
        </w:r>
        <w:r w:rsidR="0063214E">
          <w:t xml:space="preserve"> asexuality and polyploidy at the forefront </w:t>
        </w:r>
      </w:ins>
      <w:ins w:id="28" w:author="BROWN Max" w:date="2020-09-08T17:10:00Z">
        <w:r w:rsidR="0063214E">
          <w:t>of specie</w:t>
        </w:r>
      </w:ins>
      <w:ins w:id="29" w:author="BROWN Max" w:date="2020-09-08T17:11:00Z">
        <w:r w:rsidR="0063214E">
          <w:t>s delimitation issues.</w:t>
        </w:r>
      </w:ins>
    </w:p>
    <w:bookmarkEnd w:id="1"/>
    <w:p w14:paraId="16FDF6F1" w14:textId="77777777" w:rsidR="00991F5A" w:rsidRDefault="00991F5A" w:rsidP="00B31C0C">
      <w:pPr>
        <w:rPr>
          <w:ins w:id="30" w:author="BROWN Max" w:date="2020-09-08T16:06:00Z"/>
        </w:rPr>
      </w:pPr>
    </w:p>
    <w:p w14:paraId="3493987E" w14:textId="0E3433DF" w:rsidR="00DE3FD8" w:rsidDel="005E2290" w:rsidRDefault="004F558E" w:rsidP="00B31C0C">
      <w:pPr>
        <w:rPr>
          <w:del w:id="31" w:author="BROWN Max" w:date="2020-09-08T16:27:00Z"/>
        </w:rPr>
      </w:pPr>
      <w:del w:id="32" w:author="BROWN Max" w:date="2020-09-08T16:27:00Z">
        <w:r w:rsidDel="005E2290">
          <w:delText xml:space="preserve">Current species concepts tend to reflect underlying evolutionary processes, </w:delText>
        </w:r>
        <w:r w:rsidR="00A24EAA" w:rsidDel="005E2290">
          <w:delText>that</w:delText>
        </w:r>
        <w:r w:rsidDel="005E2290">
          <w:delText xml:space="preserve"> can often be clearly represented in a</w:delText>
        </w:r>
        <w:r w:rsidR="007569E5" w:rsidDel="005E2290">
          <w:delText xml:space="preserve"> bifurcating</w:delText>
        </w:r>
        <w:r w:rsidDel="005E2290">
          <w:delText xml:space="preserve"> phylogenetic tree.</w:delText>
        </w:r>
        <w:r w:rsidR="00035479" w:rsidDel="005E2290">
          <w:delText xml:space="preserve"> There is still no single, universal species concept</w:delText>
        </w:r>
        <w:r w:rsidR="00C61EBA" w:rsidDel="005E2290">
          <w:delText xml:space="preserve"> however</w:delText>
        </w:r>
        <w:r w:rsidR="00035479" w:rsidDel="005E2290">
          <w:delText>, and each one requires some subjective judgement</w:delText>
        </w:r>
        <w:r w:rsidR="008F23B2" w:rsidDel="005E2290">
          <w:delText xml:space="preserve"> </w:delText>
        </w:r>
        <w:r w:rsidR="008F23B2" w:rsidDel="005E2290">
          <w:fldChar w:fldCharType="begin"/>
        </w:r>
        <w:r w:rsidR="008F23B2" w:rsidDel="005E2290">
          <w:delInstrText xml:space="preserve"> ADDIN EN.CITE &lt;EndNote&gt;&lt;Cite&gt;&lt;Author&gt;Coyne&lt;/Author&gt;&lt;Year&gt;2004&lt;/Year&gt;&lt;RecNum&gt;1476&lt;/RecNum&gt;&lt;DisplayText&gt;(Coyne and Orr, 2004)&lt;/DisplayText&gt;&lt;record&gt;&lt;rec-number&gt;1476&lt;/rec-number&gt;&lt;foreign-keys&gt;&lt;key app="EN" db-id="rv5pzvwrkefxw5ez0dn5522yetsaer2px2s0" timestamp="1598696418"&gt;1476&lt;/key&gt;&lt;/foreign-keys&gt;&lt;ref-type name="Book"&gt;6&lt;/ref-type&gt;&lt;contributors&gt;&lt;authors&gt;&lt;author&gt;Coyne, Jerry A.&lt;/author&gt;&lt;author&gt;Orr, H. Allen&lt;/author&gt;&lt;/authors&gt;&lt;/contributors&gt;&lt;titles&gt;&lt;title&gt;Speciation&lt;/title&gt;&lt;/titles&gt;&lt;keywords&gt;&lt;keyword&gt;Species.&lt;/keyword&gt;&lt;/keywords&gt;&lt;dates&gt;&lt;year&gt;2004&lt;/year&gt;&lt;/dates&gt;&lt;pub-location&gt;Sunderland, Mass. ; [Great Britain]&lt;/pub-location&gt;&lt;publisher&gt;Sinauer Associates&lt;/publisher&gt;&lt;isbn&gt;0878930914 (cased) : No price&amp;#xD;0878930892 (pbk.) : No price&lt;/isbn&gt;&lt;accession-num&gt;(OCoLC)ocm55078441&lt;/accession-num&gt;&lt;call-num&gt;576.86 22&amp;#xD;British Library STI (B) 576.86&amp;#xD;British Library DSC m04/32295&lt;/call-num&gt;&lt;urls&gt;&lt;related-urls&gt;&lt;url&gt;Table of contents http://www.loc.gov/catdir/toc/ecip0417/2004009505.html&lt;/url&gt;&lt;/related-urls&gt;&lt;/urls&gt;&lt;/record&gt;&lt;/Cite&gt;&lt;/EndNote&gt;</w:delInstrText>
        </w:r>
        <w:r w:rsidR="008F23B2" w:rsidDel="005E2290">
          <w:fldChar w:fldCharType="separate"/>
        </w:r>
        <w:r w:rsidR="008F23B2" w:rsidDel="005E2290">
          <w:rPr>
            <w:noProof/>
          </w:rPr>
          <w:delText>(Coyne and Orr, 2004)</w:delText>
        </w:r>
        <w:r w:rsidR="008F23B2" w:rsidDel="005E2290">
          <w:fldChar w:fldCharType="end"/>
        </w:r>
        <w:r w:rsidR="00035479" w:rsidDel="005E2290">
          <w:delText xml:space="preserve">. </w:delText>
        </w:r>
        <w:r w:rsidR="00C61EBA" w:rsidDel="005E2290">
          <w:delText>If we use a relaxed biological species concept</w:delText>
        </w:r>
        <w:r w:rsidR="00035479" w:rsidDel="005E2290">
          <w:delText xml:space="preserve">, how much gene flow do we tolerate? </w:delText>
        </w:r>
        <w:r w:rsidR="00C61EBA" w:rsidDel="005E2290">
          <w:delText>If we use a phylogenetic species concept, w</w:delText>
        </w:r>
        <w:r w:rsidR="00035479" w:rsidDel="005E2290">
          <w:delText xml:space="preserve">hich collection of genes do we use to define a species? </w:delText>
        </w:r>
      </w:del>
    </w:p>
    <w:p w14:paraId="60474C1A" w14:textId="43B1B0FE" w:rsidR="00590D57" w:rsidDel="0063214E" w:rsidRDefault="00590D57" w:rsidP="00B31C0C">
      <w:pPr>
        <w:rPr>
          <w:del w:id="33" w:author="BROWN Max" w:date="2020-09-08T17:14:00Z"/>
        </w:rPr>
      </w:pPr>
    </w:p>
    <w:p w14:paraId="0A2B863D" w14:textId="0959F50F" w:rsidR="00246505" w:rsidRDefault="0045786E" w:rsidP="00B31C0C">
      <w:r>
        <w:t xml:space="preserve">Ever since this task </w:t>
      </w:r>
      <w:r w:rsidR="00246505">
        <w:t xml:space="preserve">of discriminating and categorising species </w:t>
      </w:r>
      <w:r>
        <w:t xml:space="preserve">has been embarked upon, difficulties have emerged as </w:t>
      </w:r>
      <w:r w:rsidR="000803C9">
        <w:t>to how to delimit</w:t>
      </w:r>
      <w:r>
        <w:t xml:space="preserve"> certain species, mainly because the processes that give rise to species are in constant motion</w:t>
      </w:r>
      <w:r w:rsidR="00AD1B46">
        <w:t xml:space="preserve"> </w:t>
      </w:r>
      <w:r w:rsidR="008F23B2">
        <w:fldChar w:fldCharType="begin"/>
      </w:r>
      <w:r w:rsidR="008F23B2">
        <w:instrText xml:space="preserve"> ADDIN EN.CITE &lt;EndNote&gt;&lt;Cite&gt;&lt;Author&gt;Luo&lt;/Author&gt;&lt;Year&gt;2018&lt;/Year&gt;&lt;RecNum&gt;1477&lt;/RecNum&gt;&lt;DisplayText&gt;(Luo et al., 2018)&lt;/DisplayText&gt;&lt;record&gt;&lt;rec-number&gt;1477&lt;/rec-number&gt;&lt;foreign-keys&gt;&lt;key app="EN" db-id="rv5pzvwrkefxw5ez0dn5522yetsaer2px2s0" timestamp="1598696777"&gt;1477&lt;/key&gt;&lt;/foreign-keys&gt;&lt;ref-type name="Journal Article"&gt;17&lt;/ref-type&gt;&lt;contributors&gt;&lt;authors&gt;&lt;author&gt;Luo, A.&lt;/author&gt;&lt;author&gt;Ling, C.&lt;/author&gt;&lt;author&gt;Ho, S. Y. W.&lt;/author&gt;&lt;author&gt;Zhu, C. D.&lt;/author&gt;&lt;/authors&gt;&lt;/contributors&gt;&lt;titles&gt;&lt;title&gt;Comparison of Methods for Molecular Species Delimitation Across a Range of Speciation Scenarios&lt;/title&gt;&lt;secondary-title&gt;Systematic Biology&lt;/secondary-title&gt;&lt;/titles&gt;&lt;periodical&gt;&lt;full-title&gt;Systematic Biology&lt;/full-title&gt;&lt;/periodical&gt;&lt;pages&gt;830-846&lt;/pages&gt;&lt;volume&gt;67&lt;/volume&gt;&lt;number&gt;5&lt;/number&gt;&lt;dates&gt;&lt;year&gt;2018&lt;/year&gt;&lt;pub-dates&gt;&lt;date&gt;Sep&lt;/date&gt;&lt;/pub-dates&gt;&lt;/dates&gt;&lt;isbn&gt;1063-5157&lt;/isbn&gt;&lt;accession-num&gt;WOS:000443580600007&lt;/accession-num&gt;&lt;urls&gt;&lt;related-urls&gt;&lt;url&gt;&amp;lt;Go to ISI&amp;gt;://WOS:000443580600007&lt;/url&gt;&lt;/related-urls&gt;&lt;/urls&gt;&lt;electronic-resource-num&gt;10.1093/sysbio/syy011&lt;/electronic-resource-num&gt;&lt;/record&gt;&lt;/Cite&gt;&lt;/EndNote&gt;</w:instrText>
      </w:r>
      <w:r w:rsidR="008F23B2">
        <w:fldChar w:fldCharType="separate"/>
      </w:r>
      <w:r w:rsidR="008F23B2">
        <w:rPr>
          <w:noProof/>
        </w:rPr>
        <w:t>(Luo et al., 2018)</w:t>
      </w:r>
      <w:r w:rsidR="008F23B2">
        <w:fldChar w:fldCharType="end"/>
      </w:r>
      <w:r>
        <w:t xml:space="preserve">. Arguably </w:t>
      </w:r>
      <w:r w:rsidR="00BE4590">
        <w:t>some of</w:t>
      </w:r>
      <w:r w:rsidR="009066DF">
        <w:t xml:space="preserve"> </w:t>
      </w:r>
      <w:r>
        <w:t>the most difficult groups to classify are collectively placed under the umbrella term of ‘taxonomically complex groups’ (TCGs</w:t>
      </w:r>
      <w:r w:rsidR="000803C9">
        <w:t>;</w:t>
      </w:r>
      <w:r w:rsidR="008F23B2">
        <w:t xml:space="preserve"> </w:t>
      </w:r>
      <w:r w:rsidR="008F23B2">
        <w:fldChar w:fldCharType="begin"/>
      </w:r>
      <w:r w:rsidR="008F23B2">
        <w:instrText xml:space="preserve"> ADDIN EN.CITE &lt;EndNote&gt;&lt;Cite&gt;&lt;Author&gt;Ennos&lt;/Author&gt;&lt;Year&gt;2005&lt;/Year&gt;&lt;RecNum&gt;269&lt;/RecNum&gt;&lt;DisplayText&gt;(Ennos et al., 2005)&lt;/DisplayText&gt;&lt;record&gt;&lt;rec-number&gt;269&lt;/rec-number&gt;&lt;foreign-keys&gt;&lt;key app="EN" db-id="rv5pzvwrkefxw5ez0dn5522yetsaer2px2s0" timestamp="0"&gt;269&lt;/key&gt;&lt;/foreign-keys&gt;&lt;ref-type name="Journal Article"&gt;17&lt;/ref-type&gt;&lt;contributors&gt;&lt;authors&gt;&lt;author&gt;Ennos, R. A.&lt;/author&gt;&lt;author&gt;French, G. C.&lt;/author&gt;&lt;author&gt;Hollingsworth, P. M.&lt;/author&gt;&lt;/authors&gt;&lt;/contributors&gt;&lt;auth-address&gt;Univ Edinburgh, Sch Biol Sci, Edinburgh EH9 3JT, Midlothian, Scotland.&amp;#xD;Ennos, RA (reprint author), Univ Edinburgh, Sch Biol Sci, Kings Bldg,Mayfield Rd, Edinburgh EH9 3JT, Midlothian, Scotland.&amp;#xD;rennos@ed.ac.uk&lt;/auth-address&gt;&lt;titles&gt;&lt;title&gt;Conserving taxonomic complexity&lt;/title&gt;&lt;secondary-title&gt;Trends in Ecology &amp;amp; Evolution&lt;/secondary-title&gt;&lt;/titles&gt;&lt;periodical&gt;&lt;full-title&gt;Trends in Ecology &amp;amp; Evolution&lt;/full-title&gt;&lt;/periodical&gt;&lt;pages&gt;164-168&lt;/pages&gt;&lt;volume&gt;20&lt;/volume&gt;&lt;number&gt;4&lt;/number&gt;&lt;keywords&gt;&lt;keyword&gt;endemic sorbus-taxa&lt;/keyword&gt;&lt;keyword&gt;evolutionary processes&lt;/keyword&gt;&lt;keyword&gt;conservation&lt;/keyword&gt;&lt;keyword&gt;hybridization&lt;/keyword&gt;&lt;keyword&gt;origin&lt;/keyword&gt;&lt;keyword&gt;polyploidy&lt;/keyword&gt;&lt;keyword&gt;lineages&lt;/keyword&gt;&lt;keyword&gt;genetics&lt;/keyword&gt;&lt;keyword&gt;diversification&lt;/keyword&gt;&lt;keyword&gt;parthenogenesis&lt;/keyword&gt;&lt;keyword&gt;Environmental Sciences &amp;amp; Ecology&lt;/keyword&gt;&lt;keyword&gt;Evolutionary Biology&lt;/keyword&gt;&lt;keyword&gt;Genetics &amp;amp;&lt;/keyword&gt;&lt;keyword&gt;Heredity&lt;/keyword&gt;&lt;/keywords&gt;&lt;dates&gt;&lt;year&gt;2005&lt;/year&gt;&lt;pub-dates&gt;&lt;date&gt;Apr&lt;/date&gt;&lt;/pub-dates&gt;&lt;/dates&gt;&lt;isbn&gt;0169-5347&lt;/isbn&gt;&lt;accession-num&gt;WOS:000228285800005&lt;/accession-num&gt;&lt;work-type&gt;Editorial Material&lt;/work-type&gt;&lt;urls&gt;&lt;related-urls&gt;&lt;url&gt;&amp;lt;Go to ISI&amp;gt;://WOS:000228285800005&lt;/url&gt;&lt;/related-urls&gt;&lt;/urls&gt;&lt;electronic-resource-num&gt;10.1016/j.tree.2005.01.012&lt;/electronic-resource-num&gt;&lt;language&gt;English&lt;/language&gt;&lt;/record&gt;&lt;/Cite&gt;&lt;/EndNote&gt;</w:instrText>
      </w:r>
      <w:r w:rsidR="008F23B2">
        <w:fldChar w:fldCharType="separate"/>
      </w:r>
      <w:r w:rsidR="008F23B2">
        <w:rPr>
          <w:noProof/>
        </w:rPr>
        <w:t>(Ennos et al., 2005)</w:t>
      </w:r>
      <w:r w:rsidR="008F23B2">
        <w:fldChar w:fldCharType="end"/>
      </w:r>
      <w:r>
        <w:t>).</w:t>
      </w:r>
      <w:r w:rsidR="0038723A">
        <w:t xml:space="preserve"> </w:t>
      </w:r>
      <w:r w:rsidR="007E7C3D">
        <w:t xml:space="preserve">A </w:t>
      </w:r>
      <w:r w:rsidR="0038723A">
        <w:t>TCG</w:t>
      </w:r>
      <w:r w:rsidR="001F153A">
        <w:t xml:space="preserve"> </w:t>
      </w:r>
      <w:r w:rsidR="00E27B75">
        <w:t xml:space="preserve">is </w:t>
      </w:r>
      <w:r w:rsidR="0038723A">
        <w:t xml:space="preserve">here defined as </w:t>
      </w:r>
      <w:r w:rsidR="00E27B75">
        <w:t>one</w:t>
      </w:r>
      <w:r w:rsidR="00C162A2">
        <w:t xml:space="preserve"> where it is difficult to categorise the biodiversity present</w:t>
      </w:r>
      <w:r w:rsidR="009066DF">
        <w:t xml:space="preserve"> due to underlying processes which blur species boundaries</w:t>
      </w:r>
      <w:r w:rsidR="00C162A2">
        <w:t>.</w:t>
      </w:r>
      <w:r w:rsidR="0038723A">
        <w:t xml:space="preserve"> </w:t>
      </w:r>
      <w:r w:rsidR="00FD6811">
        <w:t>TCGs are problematic, not only in terms of classification but also as to how to best conserve them</w:t>
      </w:r>
      <w:r w:rsidR="008F23B2">
        <w:t xml:space="preserve"> </w:t>
      </w:r>
      <w:r w:rsidR="008F23B2">
        <w:fldChar w:fldCharType="begin">
          <w:fldData xml:space="preserve">PEVuZE5vdGU+PENpdGU+PEF1dGhvcj5Fbm5vczwvQXV0aG9yPjxZZWFyPjIwMTI8L1llYXI+PFJl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</w:fldData>
        </w:fldChar>
      </w:r>
      <w:r w:rsidR="008F23B2">
        <w:instrText xml:space="preserve"> ADDIN EN.CITE </w:instrText>
      </w:r>
      <w:r w:rsidR="008F23B2">
        <w:fldChar w:fldCharType="begin">
          <w:fldData xml:space="preserve">PEVuZE5vdGU+PENpdGU+PEF1dGhvcj5Fbm5vczwvQXV0aG9yPjxZZWFyPjIwMTI8L1llYXI+PFJl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</w:fldData>
        </w:fldChar>
      </w:r>
      <w:r w:rsidR="008F23B2">
        <w:instrText xml:space="preserve"> ADDIN EN.CITE.DATA </w:instrText>
      </w:r>
      <w:r w:rsidR="008F23B2">
        <w:fldChar w:fldCharType="end"/>
      </w:r>
      <w:r w:rsidR="008F23B2">
        <w:fldChar w:fldCharType="separate"/>
      </w:r>
      <w:r w:rsidR="008F23B2">
        <w:rPr>
          <w:noProof/>
        </w:rPr>
        <w:t>(Ennos et al., 2012, Federici et al., 2013)</w:t>
      </w:r>
      <w:r w:rsidR="008F23B2">
        <w:fldChar w:fldCharType="end"/>
      </w:r>
      <w:r w:rsidR="008F23B2">
        <w:t>.</w:t>
      </w:r>
      <w:r w:rsidR="00FD6811">
        <w:t xml:space="preserve"> </w:t>
      </w:r>
      <w:r w:rsidR="0038723A">
        <w:t>TCGs are present across the</w:t>
      </w:r>
      <w:r w:rsidR="00034581">
        <w:t xml:space="preserve"> </w:t>
      </w:r>
      <w:r w:rsidR="0038723A">
        <w:t>tree of life</w:t>
      </w:r>
      <w:r w:rsidR="00751044">
        <w:t>,</w:t>
      </w:r>
      <w:r w:rsidR="001062F3">
        <w:t xml:space="preserve"> </w:t>
      </w:r>
      <w:r w:rsidR="000803C9">
        <w:t xml:space="preserve">from fungi </w:t>
      </w:r>
      <w:r w:rsidR="008F23B2">
        <w:fldChar w:fldCharType="begin"/>
      </w:r>
      <w:r w:rsidR="008F23B2">
        <w:instrText xml:space="preserve"> ADDIN EN.CITE &lt;EndNote&gt;&lt;Cite&gt;&lt;Author&gt;Leavitt&lt;/Author&gt;&lt;Year&gt;2011&lt;/Year&gt;&lt;RecNum&gt;1479&lt;/RecNum&gt;&lt;DisplayText&gt;(Leavitt et al., 2011)&lt;/DisplayText&gt;&lt;record&gt;&lt;rec-number&gt;1479&lt;/rec-number&gt;&lt;foreign-keys&gt;&lt;key app="EN" db-id="rv5pzvwrkefxw5ez0dn5522yetsaer2px2s0" timestamp="1598697070"&gt;1479&lt;/key&gt;&lt;/foreign-keys&gt;&lt;ref-type name="Journal Article"&gt;17&lt;/ref-type&gt;&lt;contributors&gt;&lt;authors&gt;&lt;author&gt;Leavitt, S. D.&lt;/author&gt;&lt;author&gt;Johnson, L. A.&lt;/author&gt;&lt;author&gt;Goward, T.&lt;/author&gt;&lt;author&gt;St Clair, L. L.&lt;/author&gt;&lt;/authors&gt;&lt;/contributors&gt;&lt;titles&gt;&lt;title&gt;Species delimitation in taxonomically difficult lichen-forming fungi: An example from morphologically and chemically diverse Xanthoparmelia (Parmeliaceae) in North America&lt;/title&gt;&lt;secondary-title&gt;Molecular Phylogenetics and Evolution&lt;/secondary-title&gt;&lt;/titles&gt;&lt;periodical&gt;&lt;full-title&gt;Molecular Phylogenetics and Evolution&lt;/full-title&gt;&lt;/periodical&gt;&lt;pages&gt;317-332&lt;/pages&gt;&lt;volume&gt;60&lt;/volume&gt;&lt;number&gt;3&lt;/number&gt;&lt;dates&gt;&lt;year&gt;2011&lt;/year&gt;&lt;pub-dates&gt;&lt;date&gt;Sep&lt;/date&gt;&lt;/pub-dates&gt;&lt;/dates&gt;&lt;isbn&gt;1055-7903&lt;/isbn&gt;&lt;accession-num&gt;WOS:000292580200005&lt;/accession-num&gt;&lt;urls&gt;&lt;related-urls&gt;&lt;url&gt;&amp;lt;Go to ISI&amp;gt;://WOS:000292580200005&lt;/url&gt;&lt;/related-urls&gt;&lt;/urls&gt;&lt;electronic-resource-num&gt;10.1016/j.ympev.2011.05.012&lt;/electronic-resource-num&gt;&lt;/record&gt;&lt;/Cite&gt;&lt;/EndNote&gt;</w:instrText>
      </w:r>
      <w:r w:rsidR="008F23B2">
        <w:fldChar w:fldCharType="separate"/>
      </w:r>
      <w:r w:rsidR="008F23B2">
        <w:rPr>
          <w:noProof/>
        </w:rPr>
        <w:t>(Leavitt et al., 2011)</w:t>
      </w:r>
      <w:r w:rsidR="008F23B2">
        <w:fldChar w:fldCharType="end"/>
      </w:r>
      <w:r w:rsidR="000803C9">
        <w:t xml:space="preserve">, to fish </w:t>
      </w:r>
      <w:r w:rsidR="008F23B2">
        <w:fldChar w:fldCharType="begin"/>
      </w:r>
      <w:r w:rsidR="008F23B2">
        <w:instrText xml:space="preserve"> ADDIN EN.CITE &lt;EndNote&gt;&lt;Cite&gt;&lt;Author&gt;Garcia-Melo&lt;/Author&gt;&lt;Year&gt;2019&lt;/Year&gt;&lt;RecNum&gt;1480&lt;/RecNum&gt;&lt;DisplayText&gt;(Garcia-Melo et al., 2019)&lt;/DisplayText&gt;&lt;record&gt;&lt;rec-number&gt;1480&lt;/rec-number&gt;&lt;foreign-keys&gt;&lt;key app="EN" db-id="rv5pzvwrkefxw5ez0dn5522yetsaer2px2s0" timestamp="1598697122"&gt;1480&lt;/key&gt;&lt;/foreign-keys&gt;&lt;ref-type name="Journal Article"&gt;17&lt;/ref-type&gt;&lt;contributors&gt;&lt;authors&gt;&lt;author&gt;Garcia-Melo, J. E.&lt;/author&gt;&lt;author&gt;Oliveira, C.&lt;/author&gt;&lt;author&gt;Silva, G. J. D.&lt;/author&gt;&lt;author&gt;Ochoa-Orrego, L. E.&lt;/author&gt;&lt;author&gt;Pereira, L. H. G.&lt;/author&gt;&lt;author&gt;Maldonado-Ocampo, J. A.&lt;/author&gt;&lt;/authors&gt;&lt;/contributors&gt;&lt;titles&gt;&lt;title&gt;Species delimitation of neotropical Characins (Stevardiinae): Implications for taxonomy of complex groups&lt;/title&gt;&lt;secondary-title&gt;Plos One&lt;/secondary-title&gt;&lt;/titles&gt;&lt;periodical&gt;&lt;full-title&gt;Plos One&lt;/full-title&gt;&lt;/periodical&gt;&lt;volume&gt;14&lt;/volume&gt;&lt;number&gt;6&lt;/number&gt;&lt;dates&gt;&lt;year&gt;2019&lt;/year&gt;&lt;pub-dates&gt;&lt;date&gt;Jun&lt;/date&gt;&lt;/pub-dates&gt;&lt;/dates&gt;&lt;isbn&gt;1932-6203&lt;/isbn&gt;&lt;accession-num&gt;WOS:000470087800013&lt;/accession-num&gt;&lt;urls&gt;&lt;related-urls&gt;&lt;url&gt;&amp;lt;Go to ISI&amp;gt;://WOS:000470087800013&lt;/url&gt;&lt;/related-urls&gt;&lt;/urls&gt;&lt;custom7&gt;e0216786&lt;/custom7&gt;&lt;electronic-resource-num&gt;10.1371/journal.pone.0216786&lt;/electronic-resource-num&gt;&lt;/record&gt;&lt;/Cite&gt;&lt;/EndNote&gt;</w:instrText>
      </w:r>
      <w:r w:rsidR="008F23B2">
        <w:fldChar w:fldCharType="separate"/>
      </w:r>
      <w:r w:rsidR="008F23B2">
        <w:rPr>
          <w:noProof/>
        </w:rPr>
        <w:t>(Garcia-Melo et al., 2019)</w:t>
      </w:r>
      <w:r w:rsidR="008F23B2">
        <w:fldChar w:fldCharType="end"/>
      </w:r>
      <w:r w:rsidR="000803C9">
        <w:t>, and arthropods</w:t>
      </w:r>
      <w:r w:rsidR="008F23B2">
        <w:t xml:space="preserve"> </w:t>
      </w:r>
      <w:r w:rsidR="008F23B2">
        <w:fldChar w:fldCharType="begin"/>
      </w:r>
      <w:r w:rsidR="008F23B2">
        <w:instrText xml:space="preserve"> ADDIN EN.CITE &lt;EndNote&gt;&lt;Cite&gt;&lt;Author&gt;Stenberg&lt;/Author&gt;&lt;Year&gt;2003&lt;/Year&gt;&lt;RecNum&gt;1481&lt;/RecNum&gt;&lt;DisplayText&gt;(Stenberg et al., 2003)&lt;/DisplayText&gt;&lt;record&gt;&lt;rec-number&gt;1481&lt;/rec-number&gt;&lt;foreign-keys&gt;&lt;key app="EN" db-id="rv5pzvwrkefxw5ez0dn5522yetsaer2px2s0" timestamp="1598697273"&gt;1481&lt;/key&gt;&lt;/foreign-keys&gt;&lt;ref-type name="Journal Article"&gt;17&lt;/ref-type&gt;&lt;contributors&gt;&lt;authors&gt;&lt;author&gt;Stenberg, P.&lt;/author&gt;&lt;author&gt;Lundmark, M.&lt;/author&gt;&lt;author&gt;Knutelski, S.&lt;/author&gt;&lt;author&gt;Saura, A.&lt;/author&gt;&lt;/authors&gt;&lt;/contributors&gt;&lt;titles&gt;&lt;title&gt;Evolution of clonality and polyploidy in a weevil system&lt;/title&gt;&lt;secondary-title&gt;Molecular Biology and Evolution&lt;/secondary-title&gt;&lt;/titles&gt;&lt;periodical&gt;&lt;full-title&gt;Molecular Biology and Evolution&lt;/full-title&gt;&lt;/periodical&gt;&lt;pages&gt;1626-1632&lt;/pages&gt;&lt;volume&gt;20&lt;/volume&gt;&lt;number&gt;10&lt;/number&gt;&lt;dates&gt;&lt;year&gt;2003&lt;/year&gt;&lt;pub-dates&gt;&lt;date&gt;Oct&lt;/date&gt;&lt;/pub-dates&gt;&lt;/dates&gt;&lt;isbn&gt;0737-4038&lt;/isbn&gt;&lt;accession-num&gt;WOS:000185810900007&lt;/accession-num&gt;&lt;urls&gt;&lt;related-urls&gt;&lt;url&gt;&amp;lt;Go to ISI&amp;gt;://WOS:000185810900007&lt;/url&gt;&lt;/related-urls&gt;&lt;/urls&gt;&lt;electronic-resource-num&gt;10.1093/molbev/msg180&lt;/electronic-resource-num&gt;&lt;/record&gt;&lt;/Cite&gt;&lt;/EndNote&gt;</w:instrText>
      </w:r>
      <w:r w:rsidR="008F23B2">
        <w:fldChar w:fldCharType="separate"/>
      </w:r>
      <w:r w:rsidR="008F23B2">
        <w:rPr>
          <w:noProof/>
        </w:rPr>
        <w:t>(Stenberg et al., 2003)</w:t>
      </w:r>
      <w:r w:rsidR="008F23B2">
        <w:fldChar w:fldCharType="end"/>
      </w:r>
      <w:r w:rsidR="000803C9">
        <w:t xml:space="preserve">. </w:t>
      </w:r>
      <w:r w:rsidR="004B1D7E">
        <w:t xml:space="preserve">TCGs are </w:t>
      </w:r>
      <w:r w:rsidR="0074637D">
        <w:t xml:space="preserve">remarkably </w:t>
      </w:r>
      <w:r w:rsidR="000803C9">
        <w:t>frequent</w:t>
      </w:r>
      <w:r w:rsidR="0074637D">
        <w:t xml:space="preserve"> </w:t>
      </w:r>
      <w:r w:rsidR="004B1D7E">
        <w:t>in plants</w:t>
      </w:r>
      <w:r w:rsidR="000803C9">
        <w:t xml:space="preserve"> however</w:t>
      </w:r>
      <w:r w:rsidR="00B8656B">
        <w:t xml:space="preserve">, </w:t>
      </w:r>
      <w:r w:rsidR="00710C6C">
        <w:t>and</w:t>
      </w:r>
      <w:r w:rsidR="003C47E0">
        <w:t xml:space="preserve"> particularly common</w:t>
      </w:r>
      <w:r w:rsidR="00710C6C">
        <w:t xml:space="preserve"> in certain families such as </w:t>
      </w:r>
      <w:r w:rsidR="00B8656B">
        <w:t>Poaceae</w:t>
      </w:r>
      <w:r w:rsidR="009A73AB">
        <w:t xml:space="preserve"> </w:t>
      </w:r>
      <w:r w:rsidR="009A73AB">
        <w:fldChar w:fldCharType="begin"/>
      </w:r>
      <w:r w:rsidR="009A73AB">
        <w:instrText xml:space="preserve"> ADDIN EN.CITE &lt;EndNote&gt;&lt;Cite&gt;&lt;Author&gt;Roodt&lt;/Author&gt;&lt;Year&gt;2003&lt;/Year&gt;&lt;RecNum&gt;1483&lt;/RecNum&gt;&lt;DisplayText&gt;(Roodt and Spies, 2003)&lt;/DisplayText&gt;&lt;record&gt;&lt;rec-number&gt;1483&lt;/rec-number&gt;&lt;foreign-keys&gt;&lt;key app="EN" db-id="rv5pzvwrkefxw5ez0dn5522yetsaer2px2s0" timestamp="1598698208"&gt;1483&lt;/key&gt;&lt;/foreign-keys&gt;&lt;ref-type name="Journal Article"&gt;17&lt;/ref-type&gt;&lt;contributors&gt;&lt;authors&gt;&lt;author&gt;Roodt, R.&lt;/author&gt;&lt;author&gt;Spies, J. J.&lt;/author&gt;&lt;/authors&gt;&lt;/contributors&gt;&lt;titles&gt;&lt;title&gt;Chromosome studies in the grass subfamily Chloridoideae. II. An analysis of polyploidy&lt;/title&gt;&lt;secondary-title&gt;Taxon&lt;/secondary-title&gt;&lt;/titles&gt;&lt;periodical&gt;&lt;full-title&gt;Taxon&lt;/full-title&gt;&lt;/periodical&gt;&lt;pages&gt;736-746&lt;/pages&gt;&lt;volume&gt;52&lt;/volume&gt;&lt;number&gt;4&lt;/number&gt;&lt;dates&gt;&lt;year&gt;2003&lt;/year&gt;&lt;pub-dates&gt;&lt;date&gt;Nov&lt;/date&gt;&lt;/pub-dates&gt;&lt;/dates&gt;&lt;isbn&gt;0040-0262&lt;/isbn&gt;&lt;accession-num&gt;WOS:000187357400009&lt;/accession-num&gt;&lt;urls&gt;&lt;related-urls&gt;&lt;url&gt;&amp;lt;Go to ISI&amp;gt;://WOS:000187357400009&lt;/url&gt;&lt;/related-urls&gt;&lt;/urls&gt;&lt;electronic-resource-num&gt;10.2307/3647348&lt;/electronic-resource-num&gt;&lt;/record&gt;&lt;/Cite&gt;&lt;/EndNote&gt;</w:instrText>
      </w:r>
      <w:r w:rsidR="009A73AB">
        <w:fldChar w:fldCharType="separate"/>
      </w:r>
      <w:r w:rsidR="009A73AB">
        <w:rPr>
          <w:noProof/>
        </w:rPr>
        <w:t>(Roodt and Spies, 2003)</w:t>
      </w:r>
      <w:r w:rsidR="009A73AB">
        <w:fldChar w:fldCharType="end"/>
      </w:r>
      <w:r w:rsidR="00B8656B">
        <w:t xml:space="preserve">, </w:t>
      </w:r>
      <w:proofErr w:type="spellStart"/>
      <w:r w:rsidR="00B8656B">
        <w:t>Rosaceae</w:t>
      </w:r>
      <w:proofErr w:type="spellEnd"/>
      <w:r w:rsidR="009A73AB">
        <w:t xml:space="preserve"> </w:t>
      </w:r>
      <w:r w:rsidR="009A73AB">
        <w:fldChar w:fldCharType="begin"/>
      </w:r>
      <w:r w:rsidR="009A73AB">
        <w:instrText xml:space="preserve"> ADDIN EN.CITE &lt;EndNote&gt;&lt;Cite&gt;&lt;Author&gt;Dickinson&lt;/Author&gt;&lt;Year&gt;2007&lt;/Year&gt;&lt;RecNum&gt;940&lt;/RecNum&gt;&lt;DisplayText&gt;(Dickinson et al., 2007)&lt;/DisplayText&gt;&lt;record&gt;&lt;rec-number&gt;940&lt;/rec-number&gt;&lt;foreign-keys&gt;&lt;key app="EN" db-id="rv5pzvwrkefxw5ez0dn5522yetsaer2px2s0" timestamp="1541432213"&gt;940&lt;/key&gt;&lt;/foreign-keys&gt;&lt;ref-type name="Journal Article"&gt;17&lt;/ref-type&gt;&lt;contributors&gt;&lt;authors&gt;&lt;author&gt;Dickinson, T. A.&lt;/author&gt;&lt;author&gt;Lo, E.&lt;/author&gt;&lt;author&gt;Talent, N.&lt;/author&gt;&lt;/authors&gt;&lt;/contributors&gt;&lt;titles&gt;&lt;title&gt;Polyploidy, reproductive biology, and Rosaceae: understanding evolution and making classifications&lt;/title&gt;&lt;secondary-title&gt;Plant Systematics and Evolution&lt;/secondary-title&gt;&lt;/titles&gt;&lt;periodical&gt;&lt;full-title&gt;Plant Systematics and Evolution&lt;/full-title&gt;&lt;/periodical&gt;&lt;pages&gt;59-78&lt;/pages&gt;&lt;volume&gt;266&lt;/volume&gt;&lt;number&gt;1-2&lt;/number&gt;&lt;dates&gt;&lt;year&gt;2007&lt;/year&gt;&lt;/dates&gt;&lt;isbn&gt;0378-2697&lt;/isbn&gt;&lt;accession-num&gt;WOS:000249011600004&lt;/accession-num&gt;&lt;urls&gt;&lt;related-urls&gt;&lt;url&gt;&amp;lt;Go to ISI&amp;gt;://WOS:000249011600004&lt;/url&gt;&lt;/related-urls&gt;&lt;/urls&gt;&lt;electronic-resource-num&gt;10.1007/s00606-007-0541-2&lt;/electronic-resource-num&gt;&lt;/record&gt;&lt;/Cite&gt;&lt;/EndNote&gt;</w:instrText>
      </w:r>
      <w:r w:rsidR="009A73AB">
        <w:fldChar w:fldCharType="separate"/>
      </w:r>
      <w:r w:rsidR="009A73AB">
        <w:rPr>
          <w:noProof/>
        </w:rPr>
        <w:t>(Dickinson et al., 2007)</w:t>
      </w:r>
      <w:r w:rsidR="009A73AB">
        <w:fldChar w:fldCharType="end"/>
      </w:r>
      <w:r w:rsidR="00B8656B">
        <w:t>, and Asteraceae</w:t>
      </w:r>
      <w:r w:rsidR="009A73AB">
        <w:t xml:space="preserve"> </w:t>
      </w:r>
      <w:r w:rsidR="009A73AB">
        <w:fldChar w:fldCharType="begin"/>
      </w:r>
      <w:r w:rsidR="009A73AB">
        <w:instrText xml:space="preserve"> ADDIN EN.CITE &lt;EndNote&gt;&lt;Cite&gt;&lt;Author&gt;Czapik&lt;/Author&gt;&lt;Year&gt;1996&lt;/Year&gt;&lt;RecNum&gt;941&lt;/RecNum&gt;&lt;DisplayText&gt;(Czapik, 1996)&lt;/DisplayText&gt;&lt;record&gt;&lt;rec-number&gt;941&lt;/rec-number&gt;&lt;foreign-keys&gt;&lt;key app="EN" db-id="rv5pzvwrkefxw5ez0dn5522yetsaer2px2s0" timestamp="1541432213"&gt;941&lt;/key&gt;&lt;/foreign-keys&gt;&lt;ref-type name="Journal Article"&gt;17&lt;/ref-type&gt;&lt;contributors&gt;&lt;authors&gt;&lt;author&gt;Czapik, R.&lt;/author&gt;&lt;/authors&gt;&lt;/contributors&gt;&lt;titles&gt;&lt;title&gt;Problems of apomictic reproduction in the families Compositae and Rosaceae&lt;/title&gt;&lt;secondary-title&gt;Folia Geobotanica &amp;amp; Phytotaxonomica&lt;/secondary-title&gt;&lt;/titles&gt;&lt;periodical&gt;&lt;full-title&gt;Folia Geobotanica &amp;amp; Phytotaxonomica&lt;/full-title&gt;&lt;/periodical&gt;&lt;pages&gt;381-387&lt;/pages&gt;&lt;volume&gt;31&lt;/volume&gt;&lt;number&gt;3&lt;/number&gt;&lt;dates&gt;&lt;year&gt;1996&lt;/year&gt;&lt;/dates&gt;&lt;isbn&gt;0015-5551&lt;/isbn&gt;&lt;accession-num&gt;WOS:A1996WB05500011&lt;/accession-num&gt;&lt;urls&gt;&lt;related-urls&gt;&lt;url&gt;&amp;lt;Go to ISI&amp;gt;://WOS:A1996WB05500011&lt;/url&gt;&lt;/related-urls&gt;&lt;/urls&gt;&lt;electronic-resource-num&gt;10.1007/bf02815382&lt;/electronic-resource-num&gt;&lt;/record&gt;&lt;/Cite&gt;&lt;/EndNote&gt;</w:instrText>
      </w:r>
      <w:r w:rsidR="009A73AB">
        <w:fldChar w:fldCharType="separate"/>
      </w:r>
      <w:r w:rsidR="009A73AB">
        <w:rPr>
          <w:noProof/>
        </w:rPr>
        <w:t>(Czapik, 1996)</w:t>
      </w:r>
      <w:r w:rsidR="009A73AB">
        <w:fldChar w:fldCharType="end"/>
      </w:r>
      <w:r w:rsidR="00736FA1">
        <w:t>.</w:t>
      </w:r>
      <w:r w:rsidR="00D06616">
        <w:t xml:space="preserve"> </w:t>
      </w:r>
      <w:r w:rsidR="00965DB7">
        <w:t xml:space="preserve">TCGs </w:t>
      </w:r>
      <w:r w:rsidR="00D06616">
        <w:t xml:space="preserve">can be </w:t>
      </w:r>
      <w:r w:rsidR="00965DB7">
        <w:t xml:space="preserve">the result of </w:t>
      </w:r>
      <w:r w:rsidR="00E20C55">
        <w:t xml:space="preserve">plant </w:t>
      </w:r>
      <w:r w:rsidR="00965DB7">
        <w:t>populations</w:t>
      </w:r>
      <w:r w:rsidR="00E20C55">
        <w:t xml:space="preserve"> that no lon</w:t>
      </w:r>
      <w:r w:rsidR="00677543">
        <w:t xml:space="preserve">ger undergo sexual, random mating </w:t>
      </w:r>
      <w:r w:rsidR="008F23B2">
        <w:fldChar w:fldCharType="begin"/>
      </w:r>
      <w:r w:rsidR="008F23B2">
        <w:instrText xml:space="preserve"> ADDIN EN.CITE &lt;EndNote&gt;&lt;Cite&gt;&lt;Author&gt;Hollingsworth&lt;/Author&gt;&lt;Year&gt;2006&lt;/Year&gt;&lt;RecNum&gt;407&lt;/RecNum&gt;&lt;DisplayText&gt;(Hollingsworth et al., 2006)&lt;/DisplayText&gt;&lt;record&gt;&lt;rec-number&gt;407&lt;/rec-number&gt;&lt;foreign-keys&gt;&lt;key app="EN" db-id="rv5pzvwrkefxw5ez0dn5522yetsaer2px2s0" timestamp="0"&gt;407&lt;/key&gt;&lt;/foreign-keys&gt;&lt;ref-type name="Journal Article"&gt;17&lt;/ref-type&gt;&lt;contributors&gt;&lt;authors&gt;&lt;author&gt;Hollingsworth, P. M.&lt;/author&gt;&lt;author&gt;Squirrell, J.&lt;/author&gt;&lt;author&gt;Hollingsworth, M. L.&lt;/author&gt;&lt;author&gt;Richards, A.J. &lt;/author&gt;&lt;author&gt;Bateman, R. M.&lt;/author&gt;&lt;/authors&gt;&lt;/contributors&gt;&lt;titles&gt;&lt;title&gt;Taxonomic complexity, conservation and recurrent origins of self-pollination in Epipactis &lt;/title&gt;&lt;secondary-title&gt;Current taxonomic research on the British &amp;amp; European flora, BSBI&lt;/secondary-title&gt;&lt;/titles&gt;&lt;periodical&gt;&lt;full-title&gt;Current taxonomic research on the British &amp;amp; European flora, BSBI&lt;/full-title&gt;&lt;/periodical&gt;&lt;pages&gt;27-44&lt;/pages&gt;&lt;dates&gt;&lt;year&gt;2006&lt;/year&gt;&lt;/dates&gt;&lt;urls&gt;&lt;related-urls&gt;&lt;url&gt;http://www.rbge.org.uk/assets/files/science/Genetics_Conservation/EpipactisTaxonomicComplexity.pdf&lt;/url&gt;&lt;/related-urls&gt;&lt;/urls&gt;&lt;/record&gt;&lt;/Cite&gt;&lt;/EndNote&gt;</w:instrText>
      </w:r>
      <w:r w:rsidR="008F23B2">
        <w:fldChar w:fldCharType="separate"/>
      </w:r>
      <w:r w:rsidR="008F23B2">
        <w:rPr>
          <w:noProof/>
        </w:rPr>
        <w:t>(Hollingsworth et al., 2006)</w:t>
      </w:r>
      <w:r w:rsidR="008F23B2">
        <w:fldChar w:fldCharType="end"/>
      </w:r>
      <w:r w:rsidR="008F23B2">
        <w:t>,</w:t>
      </w:r>
      <w:r w:rsidR="00D06616">
        <w:t xml:space="preserve"> </w:t>
      </w:r>
      <w:r w:rsidR="00A24EAA">
        <w:t xml:space="preserve">but </w:t>
      </w:r>
      <w:r w:rsidR="00D06616">
        <w:t xml:space="preserve">other TCGs are the result of phenotypic plasticity and recent speciation </w:t>
      </w:r>
      <w:r w:rsidR="008E05E5">
        <w:t>blurring species boundaries</w:t>
      </w:r>
      <w:r w:rsidR="008F23B2">
        <w:t xml:space="preserve"> </w:t>
      </w:r>
      <w:r w:rsidR="008F23B2">
        <w:fldChar w:fldCharType="begin">
          <w:fldData xml:space="preserve">PEVuZE5vdGU+PENpdGU+PEF1dGhvcj5CZWx0b248L0F1dGhvcj48WWVhcj4yMDE0PC9ZZWFyPjxS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</w:fldData>
        </w:fldChar>
      </w:r>
      <w:r w:rsidR="008F23B2">
        <w:instrText xml:space="preserve"> ADDIN EN.CITE </w:instrText>
      </w:r>
      <w:r w:rsidR="008F23B2">
        <w:fldChar w:fldCharType="begin">
          <w:fldData xml:space="preserve">PEVuZE5vdGU+PENpdGU+PEF1dGhvcj5CZWx0b248L0F1dGhvcj48WWVhcj4yMDE0PC9ZZWFyPjxS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</w:fldData>
        </w:fldChar>
      </w:r>
      <w:r w:rsidR="008F23B2">
        <w:instrText xml:space="preserve"> ADDIN EN.CITE.DATA </w:instrText>
      </w:r>
      <w:r w:rsidR="008F23B2">
        <w:fldChar w:fldCharType="end"/>
      </w:r>
      <w:r w:rsidR="008F23B2">
        <w:fldChar w:fldCharType="separate"/>
      </w:r>
      <w:r w:rsidR="008F23B2">
        <w:rPr>
          <w:noProof/>
        </w:rPr>
        <w:t>(Belton et al., 2014, Wang et al., 2018)</w:t>
      </w:r>
      <w:r w:rsidR="008F23B2">
        <w:fldChar w:fldCharType="end"/>
      </w:r>
      <w:r w:rsidR="00677543">
        <w:t>.</w:t>
      </w:r>
      <w:r w:rsidR="007A14AD">
        <w:t xml:space="preserve"> </w:t>
      </w:r>
    </w:p>
    <w:p w14:paraId="627EB851" w14:textId="77777777" w:rsidR="00246505" w:rsidRDefault="00246505" w:rsidP="00B31C0C"/>
    <w:p w14:paraId="44BEFD7C" w14:textId="23DEB617" w:rsidR="00246505" w:rsidRPr="002E0D41" w:rsidRDefault="008E05E5" w:rsidP="00B31C0C">
      <w:r>
        <w:t>F</w:t>
      </w:r>
      <w:r w:rsidR="00E32701">
        <w:t>actors</w:t>
      </w:r>
      <w:r>
        <w:t xml:space="preserve"> commonly</w:t>
      </w:r>
      <w:r w:rsidR="00E32701">
        <w:t xml:space="preserve"> contributing to TCGs include selfing, apomixis (or agamospermy), </w:t>
      </w:r>
      <w:r w:rsidR="00540256">
        <w:t>hybridisation, and polyploidy</w:t>
      </w:r>
      <w:r w:rsidR="00AF05FA">
        <w:t>. Selfing and apomixis disturb random mating and restrict gene flow between populations, and often interact with hybridisation and polyploidy</w:t>
      </w:r>
      <w:r w:rsidR="00E91B05">
        <w:t xml:space="preserve"> </w:t>
      </w:r>
      <w:r w:rsidR="00E91B05">
        <w:fldChar w:fldCharType="begin"/>
      </w:r>
      <w:r w:rsidR="00E91B05">
        <w:instrText xml:space="preserve"> ADDIN EN.CITE &lt;EndNote&gt;&lt;Cite&gt;&lt;Author&gt;Hollingsworth&lt;/Author&gt;&lt;Year&gt;2006&lt;/Year&gt;&lt;RecNum&gt;407&lt;/RecNum&gt;&lt;DisplayText&gt;(Hollingsworth et al., 2006)&lt;/DisplayText&gt;&lt;record&gt;&lt;rec-number&gt;407&lt;/rec-number&gt;&lt;foreign-keys&gt;&lt;key app="EN" db-id="rv5pzvwrkefxw5ez0dn5522yetsaer2px2s0" timestamp="0"&gt;407&lt;/key&gt;&lt;/foreign-keys&gt;&lt;ref-type name="Journal Article"&gt;17&lt;/ref-type&gt;&lt;contributors&gt;&lt;authors&gt;&lt;author&gt;Hollingsworth, P. M.&lt;/author&gt;&lt;author&gt;Squirrell, J.&lt;/author&gt;&lt;author&gt;Hollingsworth, M. L.&lt;/author&gt;&lt;author&gt;Richards, A.J. &lt;/author&gt;&lt;author&gt;Bateman, R. M.&lt;/author&gt;&lt;/authors&gt;&lt;/contributors&gt;&lt;titles&gt;&lt;title&gt;Taxonomic complexity, conservation and recurrent origins of self-pollination in Epipactis &lt;/title&gt;&lt;secondary-title&gt;Current taxonomic research on the British &amp;amp; European flora, BSBI&lt;/secondary-title&gt;&lt;/titles&gt;&lt;periodical&gt;&lt;full-title&gt;Current taxonomic research on the British &amp;amp; European flora, BSBI&lt;/full-title&gt;&lt;/periodical&gt;&lt;pages&gt;27-44&lt;/pages&gt;&lt;dates&gt;&lt;year&gt;2006&lt;/year&gt;&lt;/dates&gt;&lt;urls&gt;&lt;related-urls&gt;&lt;url&gt;http://www.rbge.org.uk/assets/files/science/Genetics_Conservation/EpipactisTaxonomicComplexity.pdf&lt;/url&gt;&lt;/related-urls&gt;&lt;/urls&gt;&lt;/record&gt;&lt;/Cite&gt;&lt;/EndNote&gt;</w:instrText>
      </w:r>
      <w:r w:rsidR="00E91B05">
        <w:fldChar w:fldCharType="separate"/>
      </w:r>
      <w:r w:rsidR="00E91B05">
        <w:rPr>
          <w:noProof/>
        </w:rPr>
        <w:t>(Hollingsworth et al., 2006)</w:t>
      </w:r>
      <w:r w:rsidR="00E91B05">
        <w:fldChar w:fldCharType="end"/>
      </w:r>
      <w:r w:rsidR="00AF05FA">
        <w:t>.</w:t>
      </w:r>
      <w:r w:rsidR="00D06616">
        <w:t xml:space="preserve"> </w:t>
      </w:r>
      <w:r w:rsidR="00E46E92">
        <w:t>For example, a</w:t>
      </w:r>
      <w:r w:rsidR="00246505">
        <w:t xml:space="preserve">pomixis coupled with rare hybridisation can produce arrays of microspecies, characteristically seen in genera such as </w:t>
      </w:r>
      <w:proofErr w:type="spellStart"/>
      <w:r w:rsidR="00246505">
        <w:rPr>
          <w:i/>
        </w:rPr>
        <w:t>Rubus</w:t>
      </w:r>
      <w:proofErr w:type="spellEnd"/>
      <w:r w:rsidR="00246505">
        <w:t xml:space="preserve"> (</w:t>
      </w:r>
      <w:r w:rsidR="00E91B05">
        <w:t>330</w:t>
      </w:r>
      <w:r w:rsidR="00246505">
        <w:t xml:space="preserve">+ </w:t>
      </w:r>
      <w:r w:rsidR="00570AFA">
        <w:t xml:space="preserve">microspecies </w:t>
      </w:r>
      <w:r w:rsidR="00246505">
        <w:t xml:space="preserve">in Britain), </w:t>
      </w:r>
      <w:proofErr w:type="spellStart"/>
      <w:r w:rsidR="00246505">
        <w:rPr>
          <w:i/>
        </w:rPr>
        <w:t>Hieracium</w:t>
      </w:r>
      <w:proofErr w:type="spellEnd"/>
      <w:r w:rsidR="00246505">
        <w:t xml:space="preserve"> (</w:t>
      </w:r>
      <w:r w:rsidR="00E91B05">
        <w:t>400</w:t>
      </w:r>
      <w:r w:rsidR="00246505">
        <w:t xml:space="preserve">+) and </w:t>
      </w:r>
      <w:proofErr w:type="spellStart"/>
      <w:r w:rsidR="00246505">
        <w:rPr>
          <w:i/>
        </w:rPr>
        <w:t>Taraxacum</w:t>
      </w:r>
      <w:proofErr w:type="spellEnd"/>
      <w:r w:rsidR="00246505">
        <w:t xml:space="preserve"> (</w:t>
      </w:r>
      <w:r w:rsidR="00E91B05">
        <w:t>240</w:t>
      </w:r>
      <w:r w:rsidR="00246505">
        <w:t>+</w:t>
      </w:r>
      <w:r w:rsidR="00570AFA">
        <w:t>;</w:t>
      </w:r>
      <w:r w:rsidR="00E91B05">
        <w:t xml:space="preserve"> </w:t>
      </w:r>
      <w:r w:rsidR="00E91B05">
        <w:fldChar w:fldCharType="begin"/>
      </w:r>
      <w:r w:rsidR="00E91B05">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E91B05">
        <w:fldChar w:fldCharType="separate"/>
      </w:r>
      <w:r w:rsidR="00E91B05">
        <w:rPr>
          <w:noProof/>
        </w:rPr>
        <w:t>(Stace, 2019)</w:t>
      </w:r>
      <w:r w:rsidR="00E91B05">
        <w:fldChar w:fldCharType="end"/>
      </w:r>
      <w:r w:rsidR="00246505">
        <w:t xml:space="preserve">). </w:t>
      </w:r>
      <w:r>
        <w:t>Mating system shifts from outcrossing to selfing or apomixis, drive rapid reproductive isolation from progenitor lineages through founder effects, genetic drift, and selection of advantageous recessive alleles</w:t>
      </w:r>
      <w:r w:rsidR="002E0D41">
        <w:t xml:space="preserve"> </w:t>
      </w:r>
      <w:r w:rsidR="002E0D41">
        <w:fldChar w:fldCharType="begin"/>
      </w:r>
      <w:r w:rsidR="002E0D41">
        <w:instrText xml:space="preserve"> ADDIN EN.CITE &lt;EndNote&gt;&lt;Cite&gt;&lt;Author&gt;Hollingsworth&lt;/Author&gt;&lt;Year&gt;2006&lt;/Year&gt;&lt;RecNum&gt;407&lt;/RecNum&gt;&lt;DisplayText&gt;(Hollingsworth et al., 2006)&lt;/DisplayText&gt;&lt;record&gt;&lt;rec-number&gt;407&lt;/rec-number&gt;&lt;foreign-keys&gt;&lt;key app="EN" db-id="rv5pzvwrkefxw5ez0dn5522yetsaer2px2s0" timestamp="0"&gt;407&lt;/key&gt;&lt;/foreign-keys&gt;&lt;ref-type name="Journal Article"&gt;17&lt;/ref-type&gt;&lt;contributors&gt;&lt;authors&gt;&lt;author&gt;Hollingsworth, P. M.&lt;/author&gt;&lt;author&gt;Squirrell, J.&lt;/author&gt;&lt;author&gt;Hollingsworth, M. L.&lt;/author&gt;&lt;author&gt;Richards, A.J. &lt;/author&gt;&lt;author&gt;Bateman, R. M.&lt;/author&gt;&lt;/authors&gt;&lt;/contributors&gt;&lt;titles&gt;&lt;title&gt;Taxonomic complexity, conservation and recurrent origins of self-pollination in Epipactis &lt;/title&gt;&lt;secondary-title&gt;Current taxonomic research on the British &amp;amp; European flora, BSBI&lt;/secondary-title&gt;&lt;/titles&gt;&lt;periodical&gt;&lt;full-title&gt;Current taxonomic research on the British &amp;amp; European flora, BSBI&lt;/full-title&gt;&lt;/periodical&gt;&lt;pages&gt;27-44&lt;/pages&gt;&lt;dates&gt;&lt;year&gt;2006&lt;/year&gt;&lt;/dates&gt;&lt;urls&gt;&lt;related-urls&gt;&lt;url&gt;http://www.rbge.org.uk/assets/files/science/Genetics_Conservation/EpipactisTaxonomicComplexity.pdf&lt;/url&gt;&lt;/related-urls&gt;&lt;/urls&gt;&lt;/record&gt;&lt;/Cite&gt;&lt;/EndNote&gt;</w:instrText>
      </w:r>
      <w:r w:rsidR="002E0D41">
        <w:fldChar w:fldCharType="separate"/>
      </w:r>
      <w:r w:rsidR="002E0D41">
        <w:rPr>
          <w:noProof/>
        </w:rPr>
        <w:t>(Hollingsworth et al., 2006)</w:t>
      </w:r>
      <w:r w:rsidR="002E0D41">
        <w:fldChar w:fldCharType="end"/>
      </w:r>
      <w:r>
        <w:t>.</w:t>
      </w:r>
      <w:r w:rsidR="00756DBC">
        <w:t xml:space="preserve"> </w:t>
      </w:r>
      <w:r w:rsidR="00570AFA">
        <w:t>T</w:t>
      </w:r>
      <w:r w:rsidR="00756DBC">
        <w:t>his leads to strong population structure</w:t>
      </w:r>
      <w:r>
        <w:t xml:space="preserve">, </w:t>
      </w:r>
      <w:r w:rsidR="00A92DF4">
        <w:t>characterised</w:t>
      </w:r>
      <w:r>
        <w:t xml:space="preserve"> </w:t>
      </w:r>
      <w:r w:rsidR="000303FB">
        <w:t xml:space="preserve">by </w:t>
      </w:r>
      <w:r>
        <w:t>many and varied subtle morphological changes</w:t>
      </w:r>
      <w:r w:rsidR="00A92DF4">
        <w:t xml:space="preserve"> between populations</w:t>
      </w:r>
      <w:r>
        <w:t>.</w:t>
      </w:r>
      <w:r w:rsidR="001E0B3C">
        <w:t xml:space="preserve"> Similar phenomena result from ploidy level variation</w:t>
      </w:r>
      <w:r w:rsidR="002E0D41">
        <w:t xml:space="preserve"> </w:t>
      </w:r>
      <w:r w:rsidR="002E0D41">
        <w:fldChar w:fldCharType="begin">
          <w:fldData xml:space="preserve">PEVuZE5vdGU+PENpdGU+PEF1dGhvcj5SYWdnaTwvQXV0aG9yPjxZZWFyPjIwMTU8L1llYXI+PFJl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</w:fldData>
        </w:fldChar>
      </w:r>
      <w:r w:rsidR="002E0D41">
        <w:instrText xml:space="preserve"> ADDIN EN.CITE </w:instrText>
      </w:r>
      <w:r w:rsidR="002E0D41">
        <w:fldChar w:fldCharType="begin">
          <w:fldData xml:space="preserve">PEVuZE5vdGU+PENpdGU+PEF1dGhvcj5SYWdnaTwvQXV0aG9yPjxZZWFyPjIwMTU8L1llYXI+PFJl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</w:fldData>
        </w:fldChar>
      </w:r>
      <w:r w:rsidR="002E0D41">
        <w:instrText xml:space="preserve"> ADDIN EN.CITE.DATA </w:instrText>
      </w:r>
      <w:r w:rsidR="002E0D41">
        <w:fldChar w:fldCharType="end"/>
      </w:r>
      <w:r w:rsidR="002E0D41">
        <w:fldChar w:fldCharType="separate"/>
      </w:r>
      <w:r w:rsidR="002E0D41">
        <w:rPr>
          <w:noProof/>
        </w:rPr>
        <w:t>(Raggi et al., 2015, Spaniel et al., 2011)</w:t>
      </w:r>
      <w:r w:rsidR="002E0D41">
        <w:fldChar w:fldCharType="end"/>
      </w:r>
      <w:r w:rsidR="001E0B3C">
        <w:t xml:space="preserve">, </w:t>
      </w:r>
      <w:r w:rsidR="00AD1B46">
        <w:t>however</w:t>
      </w:r>
      <w:r w:rsidR="001E0B3C">
        <w:t xml:space="preserve"> hybridisation can assist in moving genetic material between populations, which can produce yet more morphological variation</w:t>
      </w:r>
      <w:r w:rsidR="002E0D41">
        <w:t xml:space="preserve"> </w:t>
      </w:r>
      <w:r w:rsidR="002E0D41">
        <w:fldChar w:fldCharType="begin">
          <w:fldData xml:space="preserve">PEVuZE5vdGU+PENpdGU+PEF1dGhvcj5BbGl4PC9BdXRob3I+PFllYXI+MjAxNzwvWWVhcj48UmVj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</w:fldData>
        </w:fldChar>
      </w:r>
      <w:r w:rsidR="002E0D41">
        <w:instrText xml:space="preserve"> ADDIN EN.CITE </w:instrText>
      </w:r>
      <w:r w:rsidR="002E0D41">
        <w:fldChar w:fldCharType="begin">
          <w:fldData xml:space="preserve">PEVuZE5vdGU+PENpdGU+PEF1dGhvcj5BbGl4PC9BdXRob3I+PFllYXI+MjAxNzwvWWVhcj48UmVj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</w:fldData>
        </w:fldChar>
      </w:r>
      <w:r w:rsidR="002E0D41">
        <w:instrText xml:space="preserve"> ADDIN EN.CITE.DATA </w:instrText>
      </w:r>
      <w:r w:rsidR="002E0D41">
        <w:fldChar w:fldCharType="end"/>
      </w:r>
      <w:r w:rsidR="002E0D41">
        <w:fldChar w:fldCharType="separate"/>
      </w:r>
      <w:r w:rsidR="002E0D41">
        <w:rPr>
          <w:noProof/>
        </w:rPr>
        <w:t>(Alix et al., 2017)</w:t>
      </w:r>
      <w:r w:rsidR="002E0D41">
        <w:fldChar w:fldCharType="end"/>
      </w:r>
      <w:r w:rsidR="001E0B3C">
        <w:t>.</w:t>
      </w:r>
      <w:r w:rsidR="00246505">
        <w:t xml:space="preserve"> Species concepts usually break down in TCGs, as the evolutionary processes creating new variation overwhelm any stable pattern of species, and the relationships between species become subtle, finely divided, and overlap.</w:t>
      </w:r>
    </w:p>
    <w:p w14:paraId="68FA9BD3" w14:textId="18862E8F" w:rsidR="00D22018" w:rsidRDefault="00CE6923" w:rsidP="006B14DE">
      <w:pPr>
        <w:ind w:firstLine="720"/>
      </w:pPr>
      <w:r>
        <w:rPr>
          <w:b/>
        </w:rPr>
        <w:lastRenderedPageBreak/>
        <w:t>The role of hybridisation in taxonomic complexity</w:t>
      </w:r>
      <w:r w:rsidR="00E03C21">
        <w:t>:</w:t>
      </w:r>
    </w:p>
    <w:p w14:paraId="109E475A" w14:textId="76AD805A" w:rsidR="00CF7DD7" w:rsidRDefault="00CF7DD7" w:rsidP="00CF7DD7"/>
    <w:p w14:paraId="0364AB6D" w14:textId="6325E84C" w:rsidR="00237DB0" w:rsidRDefault="001D3EE9" w:rsidP="00237DB0">
      <w:r>
        <w:t>Hybridisation</w:t>
      </w:r>
      <w:r w:rsidR="00DB15B1">
        <w:t>, defined here</w:t>
      </w:r>
      <w:r>
        <w:t xml:space="preserve"> </w:t>
      </w:r>
      <w:r w:rsidR="00DB15B1">
        <w:t>a</w:t>
      </w:r>
      <w:r>
        <w:t xml:space="preserve">s the </w:t>
      </w:r>
      <w:r w:rsidR="00B02555">
        <w:t>mating</w:t>
      </w:r>
      <w:r>
        <w:t xml:space="preserve"> between different species, is an important factor driving taxonomic complexity</w:t>
      </w:r>
      <w:r w:rsidR="008F15B7">
        <w:t xml:space="preserve"> </w:t>
      </w:r>
      <w:r w:rsidR="0028084F">
        <w:fldChar w:fldCharType="begin">
          <w:fldData xml:space="preserve">PEVuZE5vdGU+PENpdGU+PEF1dGhvcj5Fbm5vczwvQXV0aG9yPjxZZWFyPjIwMDU8L1llYXI+PFJl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</w:fldData>
        </w:fldChar>
      </w:r>
      <w:r w:rsidR="0028084F">
        <w:instrText xml:space="preserve"> ADDIN EN.CITE </w:instrText>
      </w:r>
      <w:r w:rsidR="0028084F">
        <w:fldChar w:fldCharType="begin">
          <w:fldData xml:space="preserve">PEVuZE5vdGU+PENpdGU+PEF1dGhvcj5Fbm5vczwvQXV0aG9yPjxZZWFyPjIwMDU8L1llYXI+PFJl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</w:fldData>
        </w:fldChar>
      </w:r>
      <w:r w:rsidR="0028084F">
        <w:instrText xml:space="preserve"> ADDIN EN.CITE.DATA </w:instrText>
      </w:r>
      <w:r w:rsidR="0028084F">
        <w:fldChar w:fldCharType="end"/>
      </w:r>
      <w:r w:rsidR="0028084F">
        <w:fldChar w:fldCharType="separate"/>
      </w:r>
      <w:r w:rsidR="0028084F">
        <w:rPr>
          <w:noProof/>
        </w:rPr>
        <w:t>(Ennos et al., 2005, Campbell and Wright, 1996)</w:t>
      </w:r>
      <w:r w:rsidR="0028084F">
        <w:fldChar w:fldCharType="end"/>
      </w:r>
      <w:r>
        <w:t>.</w:t>
      </w:r>
      <w:r w:rsidR="00AD1B46">
        <w:t xml:space="preserve"> </w:t>
      </w:r>
      <w:r w:rsidR="00F064D6">
        <w:t xml:space="preserve">The role of hybridisation is not simple </w:t>
      </w:r>
      <w:r w:rsidR="00AF604F">
        <w:t xml:space="preserve">however, </w:t>
      </w:r>
      <w:r w:rsidR="00F064D6">
        <w:t>as many different outcomes are possible. Hybridisation can be destructive, where rare species may lose their genetic integrity</w:t>
      </w:r>
      <w:r w:rsidR="00EB3E33">
        <w:t>, resulting</w:t>
      </w:r>
      <w:r w:rsidR="00F064D6">
        <w:t xml:space="preserve"> in</w:t>
      </w:r>
      <w:r w:rsidR="00EB3E33">
        <w:t xml:space="preserve"> populations of</w:t>
      </w:r>
      <w:r w:rsidR="00F064D6">
        <w:t xml:space="preserve"> entirely hybrid genotypes</w:t>
      </w:r>
      <w:r w:rsidR="00AD1B46">
        <w:t>, and can eventually lead to the extinction of the rarer species</w:t>
      </w:r>
      <w:r w:rsidR="0028084F">
        <w:t xml:space="preserve"> </w:t>
      </w:r>
      <w:r w:rsidR="0028084F">
        <w:fldChar w:fldCharType="begin">
          <w:fldData xml:space="preserve">PEVuZE5vdGU+PENpdGU+PEF1dGhvcj5SaHltZXI8L0F1dGhvcj48WWVhcj4xOTk2PC9ZZWFyPjxS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</w:fldData>
        </w:fldChar>
      </w:r>
      <w:r w:rsidR="0028084F">
        <w:instrText xml:space="preserve"> ADDIN EN.CITE </w:instrText>
      </w:r>
      <w:r w:rsidR="0028084F">
        <w:fldChar w:fldCharType="begin">
          <w:fldData xml:space="preserve">PEVuZE5vdGU+PENpdGU+PEF1dGhvcj5SaHltZXI8L0F1dGhvcj48WWVhcj4xOTk2PC9ZZWFyPjxS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</w:fldData>
        </w:fldChar>
      </w:r>
      <w:r w:rsidR="0028084F">
        <w:instrText xml:space="preserve"> ADDIN EN.CITE.DATA </w:instrText>
      </w:r>
      <w:r w:rsidR="0028084F">
        <w:fldChar w:fldCharType="end"/>
      </w:r>
      <w:r w:rsidR="0028084F">
        <w:fldChar w:fldCharType="separate"/>
      </w:r>
      <w:r w:rsidR="0028084F">
        <w:rPr>
          <w:noProof/>
        </w:rPr>
        <w:t>(Rhymer and Simberloff, 1996, Brochmann, 1984)</w:t>
      </w:r>
      <w:r w:rsidR="0028084F">
        <w:fldChar w:fldCharType="end"/>
      </w:r>
      <w:r w:rsidR="0028084F">
        <w:t>.</w:t>
      </w:r>
      <w:r w:rsidR="00F064D6">
        <w:t xml:space="preserve"> On the other hand hybridisation can be creative, by allowing adaptive traits to move between species</w:t>
      </w:r>
      <w:r w:rsidR="0028084F">
        <w:t xml:space="preserve"> </w:t>
      </w:r>
      <w:r w:rsidR="0028084F">
        <w:fldChar w:fldCharType="begin"/>
      </w:r>
      <w:r w:rsidR="0028084F">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28084F">
        <w:fldChar w:fldCharType="separate"/>
      </w:r>
      <w:r w:rsidR="0028084F">
        <w:rPr>
          <w:noProof/>
        </w:rPr>
        <w:t>(Chapman and Abbott, 2010)</w:t>
      </w:r>
      <w:r w:rsidR="0028084F">
        <w:fldChar w:fldCharType="end"/>
      </w:r>
      <w:r w:rsidR="00AD1B46">
        <w:t xml:space="preserve">. </w:t>
      </w:r>
      <w:r w:rsidR="00B14729">
        <w:t>Hybridisation can also lead to i</w:t>
      </w:r>
      <w:r w:rsidR="00B02555">
        <w:t>ntrogression, where there is the incorporation of genetic material from one species in the genetic background of another</w:t>
      </w:r>
      <w:r w:rsidR="0028084F">
        <w:t xml:space="preserve">  </w:t>
      </w:r>
      <w:r w:rsidR="0028084F">
        <w:fldChar w:fldCharType="begin"/>
      </w:r>
      <w:r w:rsidR="0028084F">
        <w:instrText xml:space="preserve"> ADDIN EN.CITE &lt;EndNote&gt;&lt;Cite&gt;&lt;Author&gt;Twyford&lt;/Author&gt;&lt;Year&gt;2012&lt;/Year&gt;&lt;RecNum&gt;404&lt;/RecNum&gt;&lt;DisplayText&gt;(Twyford and Ennos, 2012)&lt;/DisplayText&gt;&lt;record&gt;&lt;rec-number&gt;404&lt;/rec-number&gt;&lt;foreign-keys&gt;&lt;key app="EN" db-id="rv5pzvwrkefxw5ez0dn5522yetsaer2px2s0" timestamp="0"&gt;404&lt;/key&gt;&lt;/foreign-keys&gt;&lt;ref-type name="Journal Article"&gt;17&lt;/ref-type&gt;&lt;contributors&gt;&lt;authors&gt;&lt;author&gt;Twyford, A. D.&lt;/author&gt;&lt;author&gt;Ennos, R. A.&lt;/author&gt;&lt;/authors&gt;&lt;/contributors&gt;&lt;auth-address&gt;Royal Botanic Garden, Edinburgh, UK. a.twyford@rbge.org.uk&lt;/auth-address&gt;&lt;titles&gt;&lt;title&gt;Next-generation hybridization and introgression&lt;/title&gt;&lt;secondary-title&gt;Heredity (Edinb)&lt;/secondary-title&gt;&lt;/titles&gt;&lt;periodical&gt;&lt;full-title&gt;Heredity (Edinb)&lt;/full-title&gt;&lt;/periodical&gt;&lt;pages&gt;179-89&lt;/pages&gt;&lt;volume&gt;108&lt;/volume&gt;&lt;number&gt;3&lt;/number&gt;&lt;keywords&gt;&lt;keyword&gt;Evolution, Molecular&lt;/keyword&gt;&lt;keyword&gt;Genetic Linkage&lt;/keyword&gt;&lt;keyword&gt;Genetic Markers&lt;/keyword&gt;&lt;keyword&gt;Genetics, Population/methods&lt;/keyword&gt;&lt;keyword&gt;Genome&lt;/keyword&gt;&lt;keyword&gt;High-Throughput Nucleotide Sequencing&lt;/keyword&gt;&lt;keyword&gt;*Hybridization, Genetic&lt;/keyword&gt;&lt;/keywords&gt;&lt;dates&gt;&lt;year&gt;2012&lt;/year&gt;&lt;pub-dates&gt;&lt;date&gt;Mar&lt;/date&gt;&lt;/pub-dates&gt;&lt;/dates&gt;&lt;isbn&gt;1365-2540 (Electronic)&amp;#xD;0018-067X (Linking)&lt;/isbn&gt;&lt;accession-num&gt;21897439&lt;/accession-num&gt;&lt;urls&gt;&lt;related-urls&gt;&lt;url&gt;https://www.ncbi.nlm.nih.gov/pubmed/21897439&lt;/url&gt;&lt;/related-urls&gt;&lt;/urls&gt;&lt;custom2&gt;PMC3282392&lt;/custom2&gt;&lt;electronic-resource-num&gt;10.1038/hdy.2011.68&lt;/electronic-resource-num&gt;&lt;/record&gt;&lt;/Cite&gt;&lt;/EndNote&gt;</w:instrText>
      </w:r>
      <w:r w:rsidR="0028084F">
        <w:fldChar w:fldCharType="separate"/>
      </w:r>
      <w:r w:rsidR="0028084F">
        <w:rPr>
          <w:noProof/>
        </w:rPr>
        <w:t>(Twyford and Ennos, 2012)</w:t>
      </w:r>
      <w:r w:rsidR="0028084F">
        <w:fldChar w:fldCharType="end"/>
      </w:r>
      <w:r w:rsidR="00B02555">
        <w:t xml:space="preserve">. </w:t>
      </w:r>
      <w:r w:rsidR="00AD1B46">
        <w:t>In the extreme, new species can be formed in a process known as hybrid speciation</w:t>
      </w:r>
      <w:r w:rsidR="0028084F">
        <w:t xml:space="preserve"> </w:t>
      </w:r>
      <w:r w:rsidR="0028084F">
        <w:fldChar w:fldCharType="begin"/>
      </w:r>
      <w:r w:rsidR="0028084F">
        <w:instrText xml:space="preserve"> ADDIN EN.CITE &lt;EndNote&gt;&lt;Cite&gt;&lt;Author&gt;Mallet&lt;/Author&gt;&lt;Year&gt;2007&lt;/Year&gt;&lt;RecNum&gt;991&lt;/RecNum&gt;&lt;DisplayText&gt;(Mallet, 2007)&lt;/DisplayText&gt;&lt;record&gt;&lt;rec-number&gt;991&lt;/rec-number&gt;&lt;foreign-keys&gt;&lt;key app="EN" db-id="rv5pzvwrkefxw5ez0dn5522yetsaer2px2s0" timestamp="1541432215"&gt;991&lt;/key&gt;&lt;/foreign-keys&gt;&lt;ref-type name="Journal Article"&gt;17&lt;/ref-type&gt;&lt;contributors&gt;&lt;authors&gt;&lt;author&gt;Mallet, J.&lt;/author&gt;&lt;/authors&gt;&lt;/contributors&gt;&lt;titles&gt;&lt;title&gt;Hybrid speciation&lt;/title&gt;&lt;secondary-title&gt;Nature&lt;/secondary-title&gt;&lt;/titles&gt;&lt;periodical&gt;&lt;full-title&gt;Nature&lt;/full-title&gt;&lt;/periodical&gt;&lt;pages&gt;279-283&lt;/pages&gt;&lt;volume&gt;446&lt;/volume&gt;&lt;number&gt;7133&lt;/number&gt;&lt;dates&gt;&lt;year&gt;2007&lt;/year&gt;&lt;pub-dates&gt;&lt;date&gt;Mar&lt;/date&gt;&lt;/pub-dates&gt;&lt;/dates&gt;&lt;isbn&gt;0028-0836&lt;/isbn&gt;&lt;accession-num&gt;WOS:000244892900035&lt;/accession-num&gt;&lt;urls&gt;&lt;related-urls&gt;&lt;url&gt;&amp;lt;Go to ISI&amp;gt;://WOS:000244892900035&lt;/url&gt;&lt;/related-urls&gt;&lt;/urls&gt;&lt;electronic-resource-num&gt;10.1038/nature05706&lt;/electronic-resource-num&gt;&lt;/record&gt;&lt;/Cite&gt;&lt;/EndNote&gt;</w:instrText>
      </w:r>
      <w:r w:rsidR="0028084F">
        <w:fldChar w:fldCharType="separate"/>
      </w:r>
      <w:r w:rsidR="0028084F">
        <w:rPr>
          <w:noProof/>
        </w:rPr>
        <w:t>(Mallet, 2007)</w:t>
      </w:r>
      <w:r w:rsidR="0028084F">
        <w:fldChar w:fldCharType="end"/>
      </w:r>
      <w:r w:rsidR="0028084F">
        <w:t>.</w:t>
      </w:r>
      <w:r w:rsidR="00B362CB">
        <w:t xml:space="preserve"> </w:t>
      </w:r>
      <w:r w:rsidR="00053CC9">
        <w:t xml:space="preserve">There are two main pathways to speciation involving hybridisation: </w:t>
      </w:r>
      <w:r w:rsidR="00B362CB">
        <w:t>polyploid hybrid speciation where the hybrid species has duplicated its chromosome complement (</w:t>
      </w:r>
      <w:proofErr w:type="spellStart"/>
      <w:r w:rsidR="00B362CB">
        <w:t>allopolyploidy</w:t>
      </w:r>
      <w:proofErr w:type="spellEnd"/>
      <w:r w:rsidR="0028084F">
        <w:t xml:space="preserve">; </w:t>
      </w:r>
      <w:r w:rsidR="0028084F">
        <w:fldChar w:fldCharType="begin"/>
      </w:r>
      <w:r w:rsidR="0028084F">
        <w:instrText xml:space="preserve"> ADDIN EN.CITE &lt;EndNote&gt;&lt;Cite&gt;&lt;Author&gt;Rieseberg&lt;/Author&gt;&lt;Year&gt;2007&lt;/Year&gt;&lt;RecNum&gt;1021&lt;/RecNum&gt;&lt;DisplayText&gt;(Rieseberg and Willis, 2007)&lt;/DisplayText&gt;&lt;record&gt;&lt;rec-number&gt;1021&lt;/rec-number&gt;&lt;foreign-keys&gt;&lt;key app="EN" db-id="rv5pzvwrkefxw5ez0dn5522yetsaer2px2s0" timestamp="1541432215"&gt;1021&lt;/key&gt;&lt;/foreign-keys&gt;&lt;ref-type name="Journal Article"&gt;17&lt;/ref-type&gt;&lt;contributors&gt;&lt;authors&gt;&lt;author&gt;Rieseberg, L. H.&lt;/author&gt;&lt;author&gt;Willis, J. H.&lt;/author&gt;&lt;/authors&gt;&lt;/contributors&gt;&lt;auth-address&gt;Univ British Columbia, Dept Bot, Vancouver, BC V6T 1Z4, Canada. Indiana Univ, Dept Biol, Bloomington, IN 47405 USA. Duke Univ, Dept Biol, Durham, NC 27708 USA.&amp;#xD;Rieseberg, LH (reprint author), Univ British Columbia, Dept Bot, Vancouver, BC V6T 1Z4, Canada.&amp;#xD;Lriesebe@interchange.ubc.ca&lt;/auth-address&gt;&lt;titles&gt;&lt;title&gt;Plant speciation&lt;/title&gt;&lt;secondary-title&gt;Science&lt;/secondary-title&gt;&lt;alt-title&gt;Science&lt;/alt-title&gt;&lt;/titles&gt;&lt;periodical&gt;&lt;full-title&gt;Science&lt;/full-title&gt;&lt;/periodical&gt;&lt;alt-periodical&gt;&lt;full-title&gt;Science&lt;/full-title&gt;&lt;/alt-periodical&gt;&lt;pages&gt;910-914&lt;/pages&gt;&lt;volume&gt;317&lt;/volume&gt;&lt;number&gt;5840&lt;/number&gt;&lt;keywords&gt;&lt;keyword&gt;homoploid hybrid speciation&lt;/keyword&gt;&lt;keyword&gt;flowering plants&lt;/keyword&gt;&lt;keyword&gt;gene-flow&lt;/keyword&gt;&lt;keyword&gt;reproductive&lt;/keyword&gt;&lt;keyword&gt;isolation&lt;/keyword&gt;&lt;keyword&gt;monkeyflowers mimulus&lt;/keyword&gt;&lt;keyword&gt;local adaptation&lt;/keyword&gt;&lt;keyword&gt;wild sunflowers&lt;/keyword&gt;&lt;keyword&gt;evolution&lt;/keyword&gt;&lt;keyword&gt;populations&lt;/keyword&gt;&lt;keyword&gt;incompatibility&lt;/keyword&gt;&lt;keyword&gt;Science &amp;amp; Technology - Other Topics&lt;/keyword&gt;&lt;/keywords&gt;&lt;dates&gt;&lt;year&gt;2007&lt;/year&gt;&lt;pub-dates&gt;&lt;date&gt;Aug&lt;/date&gt;&lt;/pub-dates&gt;&lt;/dates&gt;&lt;isbn&gt;0036-8075&lt;/isbn&gt;&lt;accession-num&gt;WOS:000248780200029&lt;/accession-num&gt;&lt;work-type&gt;Review&lt;/work-type&gt;&lt;urls&gt;&lt;related-urls&gt;&lt;url&gt;&amp;lt;Go to ISI&amp;gt;://WOS:000248780200029&lt;/url&gt;&lt;/related-urls&gt;&lt;/urls&gt;&lt;electronic-resource-num&gt;10.1126/science.1137729&lt;/electronic-resource-num&gt;&lt;language&gt;English&lt;/language&gt;&lt;/record&gt;&lt;/Cite&gt;&lt;/EndNote&gt;</w:instrText>
      </w:r>
      <w:r w:rsidR="0028084F">
        <w:fldChar w:fldCharType="separate"/>
      </w:r>
      <w:r w:rsidR="0028084F">
        <w:rPr>
          <w:noProof/>
        </w:rPr>
        <w:t>(Rieseberg and Willis, 2007)</w:t>
      </w:r>
      <w:r w:rsidR="0028084F">
        <w:fldChar w:fldCharType="end"/>
      </w:r>
      <w:r w:rsidR="00B362CB">
        <w:t>), and homoploid hybrid speciation where the parental species and the hybrid remain at the same ploidy level</w:t>
      </w:r>
      <w:r w:rsidR="0028084F">
        <w:t xml:space="preserve"> </w:t>
      </w:r>
      <w:r w:rsidR="0028084F">
        <w:fldChar w:fldCharType="begin"/>
      </w:r>
      <w:r w:rsidR="0028084F">
        <w:instrText xml:space="preserve"> ADDIN EN.CITE &lt;EndNote&gt;&lt;Cite&gt;&lt;Author&gt;Rieseberg&lt;/Author&gt;&lt;Year&gt;1997&lt;/Year&gt;&lt;RecNum&gt;989&lt;/RecNum&gt;&lt;DisplayText&gt;(Rieseberg, 1997)&lt;/DisplayText&gt;&lt;record&gt;&lt;rec-number&gt;989&lt;/rec-number&gt;&lt;foreign-keys&gt;&lt;key app="EN" db-id="rv5pzvwrkefxw5ez0dn5522yetsaer2px2s0" timestamp="1541432215"&gt;989&lt;/key&gt;&lt;/foreign-keys&gt;&lt;ref-type name="Journal Article"&gt;17&lt;/ref-type&gt;&lt;contributors&gt;&lt;authors&gt;&lt;author&gt;Rieseberg, L. H.&lt;/author&gt;&lt;/authors&gt;&lt;/contributors&gt;&lt;titles&gt;&lt;title&gt;Hybrid origins of plant species&lt;/title&gt;&lt;secondary-title&gt;Annual Review of Ecology and Systematics&lt;/secondary-title&gt;&lt;/titles&gt;&lt;periodical&gt;&lt;full-title&gt;Annual Review of Ecology and Systematics&lt;/full-title&gt;&lt;/periodical&gt;&lt;pages&gt;359-389&lt;/pages&gt;&lt;volume&gt;28&lt;/volume&gt;&lt;dates&gt;&lt;year&gt;1997&lt;/year&gt;&lt;/dates&gt;&lt;isbn&gt;0066-4162&lt;/isbn&gt;&lt;accession-num&gt;WOS:000070961400015&lt;/accession-num&gt;&lt;urls&gt;&lt;related-urls&gt;&lt;url&gt;&amp;lt;Go to ISI&amp;gt;://WOS:000070961400015&lt;/url&gt;&lt;/related-urls&gt;&lt;/urls&gt;&lt;electronic-resource-num&gt;10.1146/annurev.ecolsys.28.1.359&lt;/electronic-resource-num&gt;&lt;/record&gt;&lt;/Cite&gt;&lt;/EndNote&gt;</w:instrText>
      </w:r>
      <w:r w:rsidR="0028084F">
        <w:fldChar w:fldCharType="separate"/>
      </w:r>
      <w:r w:rsidR="0028084F">
        <w:rPr>
          <w:noProof/>
        </w:rPr>
        <w:t>(Rieseberg, 1997)</w:t>
      </w:r>
      <w:r w:rsidR="0028084F">
        <w:fldChar w:fldCharType="end"/>
      </w:r>
      <w:r w:rsidR="00B362CB">
        <w:t xml:space="preserve">. </w:t>
      </w:r>
      <w:r w:rsidR="00D14DE6">
        <w:t>Many TCGs involve hybridisation which blurs species boundaries, coupled with processes that may allow the hybrid derivatives to persist</w:t>
      </w:r>
      <w:r w:rsidR="0028084F">
        <w:t xml:space="preserve"> </w:t>
      </w:r>
      <w:r w:rsidR="0028084F">
        <w:fldChar w:fldCharType="begin"/>
      </w:r>
      <w:r w:rsidR="0028084F">
        <w:instrText xml:space="preserve"> ADDIN EN.CITE &lt;EndNote&gt;&lt;Cite&gt;&lt;Author&gt;Ennos&lt;/Author&gt;&lt;Year&gt;2005&lt;/Year&gt;&lt;RecNum&gt;269&lt;/RecNum&gt;&lt;DisplayText&gt;(Ennos et al., 2005)&lt;/DisplayText&gt;&lt;record&gt;&lt;rec-number&gt;269&lt;/rec-number&gt;&lt;foreign-keys&gt;&lt;key app="EN" db-id="rv5pzvwrkefxw5ez0dn5522yetsaer2px2s0" timestamp="0"&gt;269&lt;/key&gt;&lt;/foreign-keys&gt;&lt;ref-type name="Journal Article"&gt;17&lt;/ref-type&gt;&lt;contributors&gt;&lt;authors&gt;&lt;author&gt;Ennos, R. A.&lt;/author&gt;&lt;author&gt;French, G. C.&lt;/author&gt;&lt;author&gt;Hollingsworth, P. M.&lt;/author&gt;&lt;/authors&gt;&lt;/contributors&gt;&lt;auth-address&gt;Univ Edinburgh, Sch Biol Sci, Edinburgh EH9 3JT, Midlothian, Scotland.&amp;#xD;Ennos, RA (reprint author), Univ Edinburgh, Sch Biol Sci, Kings Bldg,Mayfield Rd, Edinburgh EH9 3JT, Midlothian, Scotland.&amp;#xD;rennos@ed.ac.uk&lt;/auth-address&gt;&lt;titles&gt;&lt;title&gt;Conserving taxonomic complexity&lt;/title&gt;&lt;secondary-title&gt;Trends in Ecology &amp;amp; Evolution&lt;/secondary-title&gt;&lt;/titles&gt;&lt;periodical&gt;&lt;full-title&gt;Trends in Ecology &amp;amp; Evolution&lt;/full-title&gt;&lt;/periodical&gt;&lt;pages&gt;164-168&lt;/pages&gt;&lt;volume&gt;20&lt;/volume&gt;&lt;number&gt;4&lt;/number&gt;&lt;keywords&gt;&lt;keyword&gt;endemic sorbus-taxa&lt;/keyword&gt;&lt;keyword&gt;evolutionary processes&lt;/keyword&gt;&lt;keyword&gt;conservation&lt;/keyword&gt;&lt;keyword&gt;hybridization&lt;/keyword&gt;&lt;keyword&gt;origin&lt;/keyword&gt;&lt;keyword&gt;polyploidy&lt;/keyword&gt;&lt;keyword&gt;lineages&lt;/keyword&gt;&lt;keyword&gt;genetics&lt;/keyword&gt;&lt;keyword&gt;diversification&lt;/keyword&gt;&lt;keyword&gt;parthenogenesis&lt;/keyword&gt;&lt;keyword&gt;Environmental Sciences &amp;amp; Ecology&lt;/keyword&gt;&lt;keyword&gt;Evolutionary Biology&lt;/keyword&gt;&lt;keyword&gt;Genetics &amp;amp;&lt;/keyword&gt;&lt;keyword&gt;Heredity&lt;/keyword&gt;&lt;/keywords&gt;&lt;dates&gt;&lt;year&gt;2005&lt;/year&gt;&lt;pub-dates&gt;&lt;date&gt;Apr&lt;/date&gt;&lt;/pub-dates&gt;&lt;/dates&gt;&lt;isbn&gt;0169-5347&lt;/isbn&gt;&lt;accession-num&gt;WOS:000228285800005&lt;/accession-num&gt;&lt;work-type&gt;Editorial Material&lt;/work-type&gt;&lt;urls&gt;&lt;related-urls&gt;&lt;url&gt;&amp;lt;Go to ISI&amp;gt;://WOS:000228285800005&lt;/url&gt;&lt;/related-urls&gt;&lt;/urls&gt;&lt;electronic-resource-num&gt;10.1016/j.tree.2005.01.012&lt;/electronic-resource-num&gt;&lt;language&gt;English&lt;/language&gt;&lt;/record&gt;&lt;/Cite&gt;&lt;/EndNote&gt;</w:instrText>
      </w:r>
      <w:r w:rsidR="0028084F">
        <w:fldChar w:fldCharType="separate"/>
      </w:r>
      <w:r w:rsidR="0028084F">
        <w:rPr>
          <w:noProof/>
        </w:rPr>
        <w:t>(Ennos et al., 2005)</w:t>
      </w:r>
      <w:r w:rsidR="0028084F">
        <w:fldChar w:fldCharType="end"/>
      </w:r>
      <w:r w:rsidR="00D14DE6">
        <w:t xml:space="preserve">. </w:t>
      </w:r>
      <w:r w:rsidR="002762AF">
        <w:t xml:space="preserve">Three categories in which TCGs can be placed </w:t>
      </w:r>
      <w:r w:rsidR="00237DB0">
        <w:t xml:space="preserve">include </w:t>
      </w:r>
      <w:r w:rsidR="00237DB0" w:rsidRPr="00053CC9">
        <w:t>agamic complexes</w:t>
      </w:r>
      <w:r w:rsidR="00237DB0">
        <w:t>, in which hybridisation is combined with a mode of asexual reproduction (e.g. apomixis) to propagate lineages</w:t>
      </w:r>
      <w:r w:rsidR="0028084F">
        <w:t xml:space="preserve"> </w:t>
      </w:r>
      <w:r w:rsidR="0028084F">
        <w:fldChar w:fldCharType="begin"/>
      </w:r>
      <w:r w:rsidR="0028084F">
        <w:instrText xml:space="preserve"> ADDIN EN.CITE &lt;EndNote&gt;&lt;Cite&gt;&lt;Author&gt;Hersh&lt;/Author&gt;&lt;Year&gt;2016&lt;/Year&gt;&lt;RecNum&gt;1488&lt;/RecNum&gt;&lt;DisplayText&gt;(Hersh et al., 2016)&lt;/DisplayText&gt;&lt;record&gt;&lt;rec-number&gt;1488&lt;/rec-number&gt;&lt;foreign-keys&gt;&lt;key app="EN" db-id="rv5pzvwrkefxw5ez0dn5522yetsaer2px2s0" timestamp="1598701794"&gt;1488&lt;/key&gt;&lt;/foreign-keys&gt;&lt;ref-type name="Journal Article"&gt;17&lt;/ref-type&gt;&lt;contributors&gt;&lt;authors&gt;&lt;author&gt;Hersh, E.&lt;/author&gt;&lt;author&gt;Grimm, J.&lt;/author&gt;&lt;author&gt;Whitton, J.&lt;/author&gt;&lt;/authors&gt;&lt;/contributors&gt;&lt;titles&gt;&lt;title&gt;Attack of the clones: reproductive interference between sexuals and asexuals in the Crepis agamic complex&lt;/title&gt;&lt;secondary-title&gt;Ecology and Evolution&lt;/secondary-title&gt;&lt;/titles&gt;&lt;periodical&gt;&lt;full-title&gt;Ecology and Evolution&lt;/full-title&gt;&lt;/periodical&gt;&lt;pages&gt;6473-6483&lt;/pages&gt;&lt;volume&gt;6&lt;/volume&gt;&lt;number&gt;18&lt;/number&gt;&lt;dates&gt;&lt;year&gt;2016&lt;/year&gt;&lt;pub-dates&gt;&lt;date&gt;Sep&lt;/date&gt;&lt;/pub-dates&gt;&lt;/dates&gt;&lt;isbn&gt;2045-7758&lt;/isbn&gt;&lt;accession-num&gt;WOS:000384527200005&lt;/accession-num&gt;&lt;urls&gt;&lt;related-urls&gt;&lt;url&gt;&amp;lt;Go to ISI&amp;gt;://WOS:000384527200005&lt;/url&gt;&lt;/related-urls&gt;&lt;/urls&gt;&lt;electronic-resource-num&gt;10.1002/ece3.2353&lt;/electronic-resource-num&gt;&lt;/record&gt;&lt;/Cite&gt;&lt;/EndNote&gt;</w:instrText>
      </w:r>
      <w:r w:rsidR="0028084F">
        <w:fldChar w:fldCharType="separate"/>
      </w:r>
      <w:r w:rsidR="0028084F">
        <w:rPr>
          <w:noProof/>
        </w:rPr>
        <w:t>(Hersh et al., 2016)</w:t>
      </w:r>
      <w:r w:rsidR="0028084F">
        <w:fldChar w:fldCharType="end"/>
      </w:r>
      <w:r w:rsidR="00237DB0">
        <w:t xml:space="preserve">, </w:t>
      </w:r>
      <w:r w:rsidR="00237DB0" w:rsidRPr="00053CC9">
        <w:t>polyploid complexes</w:t>
      </w:r>
      <w:r w:rsidR="00237DB0">
        <w:t>, where the hybrid derivatives are sexual polyploids</w:t>
      </w:r>
      <w:r w:rsidR="0028084F">
        <w:t xml:space="preserve"> </w:t>
      </w:r>
      <w:r w:rsidR="0028084F">
        <w:fldChar w:fldCharType="begin"/>
      </w:r>
      <w:r w:rsidR="0028084F">
        <w:instrText xml:space="preserve"> ADDIN EN.CITE &lt;EndNote&gt;&lt;Cite&gt;&lt;Author&gt;Zohary&lt;/Author&gt;&lt;Year&gt;1959&lt;/Year&gt;&lt;RecNum&gt;1489&lt;/RecNum&gt;&lt;DisplayText&gt;(Zohary and Nur, 1959)&lt;/DisplayText&gt;&lt;record&gt;&lt;rec-number&gt;1489&lt;/rec-number&gt;&lt;foreign-keys&gt;&lt;key app="EN" db-id="rv5pzvwrkefxw5ez0dn5522yetsaer2px2s0" timestamp="1598701973"&gt;1489&lt;/key&gt;&lt;/foreign-keys&gt;&lt;ref-type name="Journal Article"&gt;17&lt;/ref-type&gt;&lt;contributors&gt;&lt;authors&gt;&lt;author&gt;Zohary, D.&lt;/author&gt;&lt;author&gt;Nur, U.&lt;/author&gt;&lt;/authors&gt;&lt;/contributors&gt;&lt;titles&gt;&lt;title&gt;NATURAL TRIPLOIDS IN THE ORCHARD GRASS, DACTYLIS-GLOMERATA L POLYPLOID COMPLEX AND THEIR SIGNIFICANCE FOR GENE FLOW FROM DIPLOID TO TETRAPLOID LEVELS&lt;/title&gt;&lt;secondary-title&gt;Evolution&lt;/secondary-title&gt;&lt;/titles&gt;&lt;periodical&gt;&lt;full-title&gt;Evolution&lt;/full-title&gt;&lt;/periodical&gt;&lt;pages&gt;311-317&lt;/pages&gt;&lt;volume&gt;13&lt;/volume&gt;&lt;number&gt;3&lt;/number&gt;&lt;dates&gt;&lt;year&gt;1959&lt;/year&gt;&lt;/dates&gt;&lt;isbn&gt;0014-3820&lt;/isbn&gt;&lt;accession-num&gt;WOS:A1959XE17400003&lt;/accession-num&gt;&lt;urls&gt;&lt;related-urls&gt;&lt;url&gt;&amp;lt;Go to ISI&amp;gt;://WOS:A1959XE17400003&lt;/url&gt;&lt;/related-urls&gt;&lt;/urls&gt;&lt;electronic-resource-num&gt;10.2307/2406108&lt;/electronic-resource-num&gt;&lt;/record&gt;&lt;/Cite&gt;&lt;/EndNote&gt;</w:instrText>
      </w:r>
      <w:r w:rsidR="0028084F">
        <w:fldChar w:fldCharType="separate"/>
      </w:r>
      <w:r w:rsidR="0028084F">
        <w:rPr>
          <w:noProof/>
        </w:rPr>
        <w:t>(Zohary and Nur, 1959)</w:t>
      </w:r>
      <w:r w:rsidR="0028084F">
        <w:fldChar w:fldCharType="end"/>
      </w:r>
      <w:r w:rsidR="00237DB0">
        <w:t xml:space="preserve">, and </w:t>
      </w:r>
      <w:r w:rsidR="00237DB0" w:rsidRPr="00053CC9">
        <w:t>homogamic complexes</w:t>
      </w:r>
      <w:r w:rsidR="00237DB0">
        <w:t xml:space="preserve"> (or homoploid complexes, e.g. </w:t>
      </w:r>
      <w:r w:rsidR="00237DB0">
        <w:rPr>
          <w:i/>
        </w:rPr>
        <w:t>Helianthus</w:t>
      </w:r>
      <w:r w:rsidR="0028084F">
        <w:t xml:space="preserve"> </w:t>
      </w:r>
      <w:r w:rsidR="0028084F">
        <w:fldChar w:fldCharType="begin"/>
      </w:r>
      <w:r w:rsidR="0028084F">
        <w:instrText xml:space="preserve"> ADDIN EN.CITE &lt;EndNote&gt;&lt;Cite&gt;&lt;Author&gt;Rieseberg&lt;/Author&gt;&lt;Year&gt;1995&lt;/Year&gt;&lt;RecNum&gt;927&lt;/RecNum&gt;&lt;DisplayText&gt;(Rieseberg et al., 1995)&lt;/DisplayText&gt;&lt;record&gt;&lt;rec-number&gt;927&lt;/rec-number&gt;&lt;foreign-keys&gt;&lt;key app="EN" db-id="rv5pzvwrkefxw5ez0dn5522yetsaer2px2s0" timestamp="1541432213"&gt;927&lt;/key&gt;&lt;/foreign-keys&gt;&lt;ref-type name="Journal Article"&gt;17&lt;/ref-type&gt;&lt;contributors&gt;&lt;authors&gt;&lt;author&gt;Rieseberg, L. H.&lt;/author&gt;&lt;author&gt;Vanfossen, C.&lt;/author&gt;&lt;author&gt;Desrochers, A. M.&lt;/author&gt;&lt;/authors&gt;&lt;/contributors&gt;&lt;titles&gt;&lt;title&gt;HYBRID SPECIATION ACCOMPANIED BY GENOMIC REORGANIZATION IN WILD SUNFLOWERS&lt;/title&gt;&lt;secondary-title&gt;Nature&lt;/secondary-title&gt;&lt;/titles&gt;&lt;periodical&gt;&lt;full-title&gt;Nature&lt;/full-title&gt;&lt;/periodical&gt;&lt;pages&gt;313-316&lt;/pages&gt;&lt;volume&gt;375&lt;/volume&gt;&lt;number&gt;6529&lt;/number&gt;&lt;dates&gt;&lt;year&gt;1995&lt;/year&gt;&lt;pub-dates&gt;&lt;date&gt;May&lt;/date&gt;&lt;/pub-dates&gt;&lt;/dates&gt;&lt;isbn&gt;0028-0836&lt;/isbn&gt;&lt;accession-num&gt;WOS:A1995RA03000049&lt;/accession-num&gt;&lt;urls&gt;&lt;related-urls&gt;&lt;url&gt;&amp;lt;Go to ISI&amp;gt;://WOS:A1995RA03000049&lt;/url&gt;&lt;/related-urls&gt;&lt;/urls&gt;&lt;electronic-resource-num&gt;10.1038/375313a0&lt;/electronic-resource-num&gt;&lt;/record&gt;&lt;/Cite&gt;&lt;/EndNote&gt;</w:instrText>
      </w:r>
      <w:r w:rsidR="0028084F">
        <w:fldChar w:fldCharType="separate"/>
      </w:r>
      <w:r w:rsidR="0028084F">
        <w:rPr>
          <w:noProof/>
        </w:rPr>
        <w:t>(Rieseberg et al., 1995)</w:t>
      </w:r>
      <w:r w:rsidR="0028084F">
        <w:fldChar w:fldCharType="end"/>
      </w:r>
      <w:r w:rsidR="00237DB0">
        <w:t>), where hybrid derivatives are mainly diploid</w:t>
      </w:r>
      <w:r w:rsidR="006814A4">
        <w:t xml:space="preserve"> and isolated from parental progenitors ecologically</w:t>
      </w:r>
      <w:r w:rsidR="00237DB0">
        <w:t xml:space="preserve">. </w:t>
      </w:r>
    </w:p>
    <w:p w14:paraId="5671A49B" w14:textId="77777777" w:rsidR="00237DB0" w:rsidRDefault="00237DB0" w:rsidP="00237DB0"/>
    <w:p w14:paraId="707E395B" w14:textId="4C64EFDE" w:rsidR="00AF05FA" w:rsidRDefault="00237DB0" w:rsidP="00CF7DD7">
      <w:r>
        <w:t>Some TCGs defy these</w:t>
      </w:r>
      <w:r w:rsidR="003A6072">
        <w:t xml:space="preserve"> </w:t>
      </w:r>
      <w:r w:rsidR="009D0148">
        <w:t xml:space="preserve">three </w:t>
      </w:r>
      <w:r w:rsidR="003A6072">
        <w:t>broad</w:t>
      </w:r>
      <w:r>
        <w:t xml:space="preserve"> </w:t>
      </w:r>
      <w:r w:rsidR="00053CC9">
        <w:t>categories</w:t>
      </w:r>
      <w:r>
        <w:t xml:space="preserve">, by combining properties of different species complexes. </w:t>
      </w:r>
      <w:r w:rsidR="00B703C9">
        <w:t>A good example of this is the genus</w:t>
      </w:r>
      <w:r>
        <w:t xml:space="preserve"> </w:t>
      </w:r>
      <w:proofErr w:type="spellStart"/>
      <w:r>
        <w:rPr>
          <w:i/>
        </w:rPr>
        <w:t>Sorbus</w:t>
      </w:r>
      <w:proofErr w:type="spellEnd"/>
      <w:r>
        <w:t xml:space="preserve"> in the British Isles</w:t>
      </w:r>
      <w:r w:rsidR="00E46E92">
        <w:t xml:space="preserve">, where there are 45 taxa, plus seven </w:t>
      </w:r>
      <w:r w:rsidR="004A65AE">
        <w:t xml:space="preserve">more </w:t>
      </w:r>
      <w:r w:rsidR="002762AF">
        <w:t xml:space="preserve">which have been </w:t>
      </w:r>
      <w:r w:rsidR="00E46E92">
        <w:t>introduced</w:t>
      </w:r>
      <w:r w:rsidR="004C4C7F">
        <w:t xml:space="preserve"> </w:t>
      </w:r>
      <w:r w:rsidR="004C4C7F">
        <w:fldChar w:fldCharType="begin"/>
      </w:r>
      <w:r w:rsidR="004C4C7F">
        <w:instrText xml:space="preserve"> ADDIN EN.CITE &lt;EndNote&gt;&lt;Cite&gt;&lt;Author&gt;Pellicer&lt;/Author&gt;&lt;Year&gt;2012&lt;/Year&gt;&lt;RecNum&gt;1490&lt;/RecNum&gt;&lt;DisplayText&gt;(Pellicer et al., 2012)&lt;/DisplayText&gt;&lt;record&gt;&lt;rec-number&gt;1490&lt;/rec-number&gt;&lt;foreign-keys&gt;&lt;key app="EN" db-id="rv5pzvwrkefxw5ez0dn5522yetsaer2px2s0" timestamp="1598702106"&gt;1490&lt;/key&gt;&lt;/foreign-keys&gt;&lt;ref-type name="Journal Article"&gt;17&lt;/ref-type&gt;&lt;contributors&gt;&lt;authors&gt;&lt;author&gt;Pellicer, J.&lt;/author&gt;&lt;author&gt;Clermont, S.&lt;/author&gt;&lt;author&gt;Houston, L.&lt;/author&gt;&lt;author&gt;Rich, T. C. G.&lt;/author&gt;&lt;author&gt;Fay, M. F.&lt;/author&gt;&lt;/authors&gt;&lt;/contributors&gt;&lt;titles&gt;&lt;title&gt;Cytotype diversity in the Sorbus complex (Rosaceae) in Britain: sorting out the puzzle&lt;/title&gt;&lt;secondary-title&gt;Annals of Botany&lt;/secondary-title&gt;&lt;/titles&gt;&lt;periodical&gt;&lt;full-title&gt;Annals of Botany&lt;/full-title&gt;&lt;/periodical&gt;&lt;pages&gt;1185-1193&lt;/pages&gt;&lt;volume&gt;110&lt;/volume&gt;&lt;number&gt;6&lt;/number&gt;&lt;dates&gt;&lt;year&gt;2012&lt;/year&gt;&lt;pub-dates&gt;&lt;date&gt;Nov&lt;/date&gt;&lt;/pub-dates&gt;&lt;/dates&gt;&lt;isbn&gt;0305-7364&lt;/isbn&gt;&lt;accession-num&gt;WOS:000310371800009&lt;/accession-num&gt;&lt;urls&gt;&lt;related-urls&gt;&lt;url&gt;&amp;lt;Go to ISI&amp;gt;://WOS:000310371800009&lt;/url&gt;&lt;/related-urls&gt;&lt;/urls&gt;&lt;electronic-resource-num&gt;10.1093/aob/mcs185&lt;/electronic-resource-num&gt;&lt;/record&gt;&lt;/Cite&gt;&lt;/EndNote&gt;</w:instrText>
      </w:r>
      <w:r w:rsidR="004C4C7F">
        <w:fldChar w:fldCharType="separate"/>
      </w:r>
      <w:r w:rsidR="004C4C7F">
        <w:rPr>
          <w:noProof/>
        </w:rPr>
        <w:t>(Pellicer et al., 2012)</w:t>
      </w:r>
      <w:r w:rsidR="004C4C7F">
        <w:fldChar w:fldCharType="end"/>
      </w:r>
      <w:r>
        <w:t xml:space="preserve">. In </w:t>
      </w:r>
      <w:proofErr w:type="spellStart"/>
      <w:r>
        <w:rPr>
          <w:i/>
        </w:rPr>
        <w:t>Sorbus</w:t>
      </w:r>
      <w:proofErr w:type="spellEnd"/>
      <w:r>
        <w:t>,</w:t>
      </w:r>
      <w:r w:rsidR="001470A6">
        <w:t xml:space="preserve"> </w:t>
      </w:r>
      <w:r w:rsidR="00EE5129">
        <w:t>hybridisation, polyploidy, and apomixis have interacted to form numerous endemic species</w:t>
      </w:r>
      <w:r w:rsidR="00E46E92">
        <w:t xml:space="preserve"> in England, Scotland, and Wales</w:t>
      </w:r>
      <w:r w:rsidR="004C4C7F">
        <w:t xml:space="preserve"> </w:t>
      </w:r>
      <w:r w:rsidR="004C4C7F">
        <w:fldChar w:fldCharType="begin"/>
      </w:r>
      <w:r w:rsidR="004C4C7F">
        <w:instrText xml:space="preserve"> ADDIN EN.CITE &lt;EndNote&gt;&lt;Cite&gt;&lt;Author&gt;Ludwig&lt;/Author&gt;&lt;Year&gt;2013&lt;/Year&gt;&lt;RecNum&gt;1491&lt;/RecNum&gt;&lt;DisplayText&gt;(Ludwig et al., 2013)&lt;/DisplayText&gt;&lt;record&gt;&lt;rec-number&gt;1491&lt;/rec-number&gt;&lt;foreign-keys&gt;&lt;key app="EN" db-id="rv5pzvwrkefxw5ez0dn5522yetsaer2px2s0" timestamp="1598702271"&gt;1491&lt;/key&gt;&lt;/foreign-keys&gt;&lt;ref-type name="Journal Article"&gt;17&lt;/ref-type&gt;&lt;contributors&gt;&lt;authors&gt;&lt;author&gt;Ludwig, S.&lt;/author&gt;&lt;author&gt;Robertson, A.&lt;/author&gt;&lt;author&gt;Rich, T. C. G.&lt;/author&gt;&lt;author&gt;Djordjevic, M.&lt;/author&gt;&lt;author&gt;Cerovic, R.&lt;/author&gt;&lt;author&gt;Houston, L.&lt;/author&gt;&lt;author&gt;Harris, S. A.&lt;/author&gt;&lt;author&gt;Hiscock, S. J.&lt;/author&gt;&lt;/authors&gt;&lt;/contributors&gt;&lt;titles&gt;&lt;title&gt;Breeding systems, hybridization and continuing evolution in Avon Gorge Sorbus&lt;/title&gt;&lt;secondary-title&gt;Annals of Botany&lt;/secondary-title&gt;&lt;/titles&gt;&lt;periodical&gt;&lt;full-title&gt;Annals of Botany&lt;/full-title&gt;&lt;/periodical&gt;&lt;pages&gt;563-575&lt;/pages&gt;&lt;volume&gt;111&lt;/volume&gt;&lt;number&gt;4&lt;/number&gt;&lt;dates&gt;&lt;year&gt;2013&lt;/year&gt;&lt;pub-dates&gt;&lt;date&gt;Apr&lt;/date&gt;&lt;/pub-dates&gt;&lt;/dates&gt;&lt;isbn&gt;0305-7364&lt;/isbn&gt;&lt;accession-num&gt;WOS:000316692500005&lt;/accession-num&gt;&lt;urls&gt;&lt;related-urls&gt;&lt;url&gt;&amp;lt;Go to ISI&amp;gt;://WOS:000316692500005&lt;/url&gt;&lt;/related-urls&gt;&lt;/urls&gt;&lt;electronic-resource-num&gt;10.1093/aob/mct013&lt;/electronic-resource-num&gt;&lt;/record&gt;&lt;/Cite&gt;&lt;/EndNote&gt;</w:instrText>
      </w:r>
      <w:r w:rsidR="004C4C7F">
        <w:fldChar w:fldCharType="separate"/>
      </w:r>
      <w:r w:rsidR="004C4C7F">
        <w:rPr>
          <w:noProof/>
        </w:rPr>
        <w:t>(Ludwig et al., 2013)</w:t>
      </w:r>
      <w:r w:rsidR="004C4C7F">
        <w:fldChar w:fldCharType="end"/>
      </w:r>
      <w:r w:rsidR="00EE5129">
        <w:t>.</w:t>
      </w:r>
      <w:r w:rsidR="00953140">
        <w:t xml:space="preserve"> </w:t>
      </w:r>
      <w:r w:rsidR="00E46E92">
        <w:t>In England alone, t</w:t>
      </w:r>
      <w:r w:rsidR="00EC0DCF">
        <w:t>his process happens because there are few sexual diploid species (</w:t>
      </w:r>
      <w:r w:rsidR="00EC0DCF">
        <w:rPr>
          <w:i/>
        </w:rPr>
        <w:t>S.</w:t>
      </w:r>
      <w:r w:rsidR="009874C3">
        <w:rPr>
          <w:i/>
        </w:rPr>
        <w:t xml:space="preserve"> </w:t>
      </w:r>
      <w:proofErr w:type="spellStart"/>
      <w:r w:rsidR="00EC0DCF">
        <w:rPr>
          <w:i/>
        </w:rPr>
        <w:t>torminalis</w:t>
      </w:r>
      <w:proofErr w:type="spellEnd"/>
      <w:r w:rsidR="00EC0DCF">
        <w:rPr>
          <w:i/>
        </w:rPr>
        <w:t>, S.</w:t>
      </w:r>
      <w:r w:rsidR="009874C3">
        <w:rPr>
          <w:i/>
        </w:rPr>
        <w:t xml:space="preserve"> </w:t>
      </w:r>
      <w:r w:rsidR="00EC0DCF">
        <w:rPr>
          <w:i/>
        </w:rPr>
        <w:t>aria</w:t>
      </w:r>
      <w:r w:rsidR="00EC0DCF">
        <w:t>, and</w:t>
      </w:r>
      <w:r w:rsidR="00EC0DCF">
        <w:rPr>
          <w:i/>
        </w:rPr>
        <w:t xml:space="preserve"> S.</w:t>
      </w:r>
      <w:r w:rsidR="009874C3">
        <w:rPr>
          <w:i/>
        </w:rPr>
        <w:t xml:space="preserve"> </w:t>
      </w:r>
      <w:proofErr w:type="spellStart"/>
      <w:r w:rsidR="00EC0DCF">
        <w:rPr>
          <w:i/>
        </w:rPr>
        <w:t>aucuparia</w:t>
      </w:r>
      <w:proofErr w:type="spellEnd"/>
      <w:r w:rsidR="006C6958">
        <w:t xml:space="preserve">, but not </w:t>
      </w:r>
      <w:r w:rsidR="006C6958">
        <w:rPr>
          <w:i/>
        </w:rPr>
        <w:t xml:space="preserve">S. </w:t>
      </w:r>
      <w:proofErr w:type="spellStart"/>
      <w:r w:rsidR="006C6958">
        <w:rPr>
          <w:i/>
        </w:rPr>
        <w:t>domestica</w:t>
      </w:r>
      <w:proofErr w:type="spellEnd"/>
      <w:r w:rsidR="00EC0DCF">
        <w:t xml:space="preserve">) which hybridise with apomictic polyploid derivatives of the species </w:t>
      </w:r>
      <w:r w:rsidR="00EC0DCF">
        <w:rPr>
          <w:i/>
        </w:rPr>
        <w:t>S.</w:t>
      </w:r>
      <w:r w:rsidR="009874C3">
        <w:rPr>
          <w:i/>
        </w:rPr>
        <w:t xml:space="preserve"> </w:t>
      </w:r>
      <w:r w:rsidR="00EC0DCF">
        <w:rPr>
          <w:i/>
        </w:rPr>
        <w:t>aria</w:t>
      </w:r>
      <w:r w:rsidR="008F15B7">
        <w:t xml:space="preserve"> (</w:t>
      </w:r>
      <w:r w:rsidR="00E46E92">
        <w:t>at least 20 taxa;</w:t>
      </w:r>
      <w:r w:rsidR="004C4C7F">
        <w:t xml:space="preserve"> </w:t>
      </w:r>
      <w:r w:rsidR="004C4C7F">
        <w:fldChar w:fldCharType="begin">
          <w:fldData xml:space="preserve">PEVuZE5vdGU+PENpdGU+PEF1dGhvcj5QZWxsaWNlcjwvQXV0aG9yPjxZZWFyPjIwMTI8L1llYXI+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</w:fldData>
        </w:fldChar>
      </w:r>
      <w:r w:rsidR="004C4C7F">
        <w:instrText xml:space="preserve"> ADDIN EN.CITE </w:instrText>
      </w:r>
      <w:r w:rsidR="004C4C7F">
        <w:fldChar w:fldCharType="begin">
          <w:fldData xml:space="preserve">PEVuZE5vdGU+PENpdGU+PEF1dGhvcj5QZWxsaWNlcjwvQXV0aG9yPjxZZWFyPjIwMTI8L1llYXI+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</w:fldData>
        </w:fldChar>
      </w:r>
      <w:r w:rsidR="004C4C7F">
        <w:instrText xml:space="preserve"> ADDIN EN.CITE.DATA </w:instrText>
      </w:r>
      <w:r w:rsidR="004C4C7F">
        <w:fldChar w:fldCharType="end"/>
      </w:r>
      <w:r w:rsidR="004C4C7F">
        <w:fldChar w:fldCharType="separate"/>
      </w:r>
      <w:r w:rsidR="004C4C7F">
        <w:rPr>
          <w:noProof/>
        </w:rPr>
        <w:t>(Pellicer et al., 2012, Robertson et al., 2010)</w:t>
      </w:r>
      <w:r w:rsidR="004C4C7F">
        <w:fldChar w:fldCharType="end"/>
      </w:r>
      <w:r w:rsidR="008F15B7">
        <w:t>)</w:t>
      </w:r>
      <w:r w:rsidR="00EC0DCF">
        <w:t xml:space="preserve">. Apomictic </w:t>
      </w:r>
      <w:proofErr w:type="spellStart"/>
      <w:r w:rsidR="00EC0DCF">
        <w:rPr>
          <w:i/>
        </w:rPr>
        <w:t>Sorbus</w:t>
      </w:r>
      <w:proofErr w:type="spellEnd"/>
      <w:r w:rsidR="00EC0DCF">
        <w:t xml:space="preserve"> species require pollen to achieve successful asexual reproduction, however at low frequencies the pollen can fertilise the maternal embryo and this leads to a stable, new, polyploid, apomictic taxon</w:t>
      </w:r>
      <w:r w:rsidR="008F15B7">
        <w:t xml:space="preserve"> </w:t>
      </w:r>
      <w:r w:rsidR="004C4C7F">
        <w:fldChar w:fldCharType="begin"/>
      </w:r>
      <w:r w:rsidR="004C4C7F">
        <w:instrText xml:space="preserve"> ADDIN EN.CITE &lt;EndNote&gt;&lt;Cite&gt;&lt;Author&gt;Ludwig&lt;/Author&gt;&lt;Year&gt;2013&lt;/Year&gt;&lt;RecNum&gt;1491&lt;/RecNum&gt;&lt;DisplayText&gt;(Ludwig et al., 2013)&lt;/DisplayText&gt;&lt;record&gt;&lt;rec-number&gt;1491&lt;/rec-number&gt;&lt;foreign-keys&gt;&lt;key app="EN" db-id="rv5pzvwrkefxw5ez0dn5522yetsaer2px2s0" timestamp="1598702271"&gt;1491&lt;/key&gt;&lt;/foreign-keys&gt;&lt;ref-type name="Journal Article"&gt;17&lt;/ref-type&gt;&lt;contributors&gt;&lt;authors&gt;&lt;author&gt;Ludwig, S.&lt;/author&gt;&lt;author&gt;Robertson, A.&lt;/author&gt;&lt;author&gt;Rich, T. C. G.&lt;/author&gt;&lt;author&gt;Djordjevic, M.&lt;/author&gt;&lt;author&gt;Cerovic, R.&lt;/author&gt;&lt;author&gt;Houston, L.&lt;/author&gt;&lt;author&gt;Harris, S. A.&lt;/author&gt;&lt;author&gt;Hiscock, S. J.&lt;/author&gt;&lt;/authors&gt;&lt;/contributors&gt;&lt;titles&gt;&lt;title&gt;Breeding systems, hybridization and continuing evolution in Avon Gorge Sorbus&lt;/title&gt;&lt;secondary-title&gt;Annals of Botany&lt;/secondary-title&gt;&lt;/titles&gt;&lt;periodical&gt;&lt;full-title&gt;Annals of Botany&lt;/full-title&gt;&lt;/periodical&gt;&lt;pages&gt;563-575&lt;/pages&gt;&lt;volume&gt;111&lt;/volume&gt;&lt;number&gt;4&lt;/number&gt;&lt;dates&gt;&lt;year&gt;2013&lt;/year&gt;&lt;pub-dates&gt;&lt;date&gt;Apr&lt;/date&gt;&lt;/pub-dates&gt;&lt;/dates&gt;&lt;isbn&gt;0305-7364&lt;/isbn&gt;&lt;accession-num&gt;WOS:000316692500005&lt;/accession-num&gt;&lt;urls&gt;&lt;related-urls&gt;&lt;url&gt;&amp;lt;Go to ISI&amp;gt;://WOS:000316692500005&lt;/url&gt;&lt;/related-urls&gt;&lt;/urls&gt;&lt;electronic-resource-num&gt;10.1093/aob/mct013&lt;/electronic-resource-num&gt;&lt;/record&gt;&lt;/Cite&gt;&lt;/EndNote&gt;</w:instrText>
      </w:r>
      <w:r w:rsidR="004C4C7F">
        <w:fldChar w:fldCharType="separate"/>
      </w:r>
      <w:r w:rsidR="004C4C7F">
        <w:rPr>
          <w:noProof/>
        </w:rPr>
        <w:t>(Ludwig et al., 2013)</w:t>
      </w:r>
      <w:r w:rsidR="004C4C7F">
        <w:fldChar w:fldCharType="end"/>
      </w:r>
      <w:r w:rsidR="00EC0DCF">
        <w:t>.</w:t>
      </w:r>
      <w:r w:rsidR="0049718F">
        <w:t xml:space="preserve"> In all, more than 31 apomictic species have arisen in this way</w:t>
      </w:r>
      <w:r w:rsidR="008F15B7">
        <w:t xml:space="preserve"> </w:t>
      </w:r>
      <w:r w:rsidR="004C4C7F">
        <w:fldChar w:fldCharType="begin"/>
      </w:r>
      <w:r w:rsidR="004C4C7F">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4C4C7F">
        <w:fldChar w:fldCharType="separate"/>
      </w:r>
      <w:r w:rsidR="004C4C7F">
        <w:rPr>
          <w:noProof/>
        </w:rPr>
        <w:t>(Stace et al., 2015)</w:t>
      </w:r>
      <w:r w:rsidR="004C4C7F">
        <w:fldChar w:fldCharType="end"/>
      </w:r>
      <w:r w:rsidR="0049718F">
        <w:t xml:space="preserve">. The apomictic condition ensures that any new hybrid genotype is frozen in stasis, and can lead to complex reticulate evolutionary histories, which is seen in many other apomictic plant systems </w:t>
      </w:r>
      <w:r w:rsidR="004C4C7F">
        <w:fldChar w:fldCharType="begin">
          <w:fldData xml:space="preserve">PEVuZE5vdGU+PENpdGU+PEF1dGhvcj5XaXR0emVsbDwvQXV0aG9yPjxZZWFyPjE5OTk8L1llYXI+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</w:fldData>
        </w:fldChar>
      </w:r>
      <w:r w:rsidR="004C4C7F">
        <w:instrText xml:space="preserve"> ADDIN EN.CITE </w:instrText>
      </w:r>
      <w:r w:rsidR="004C4C7F">
        <w:fldChar w:fldCharType="begin">
          <w:fldData xml:space="preserve">PEVuZE5vdGU+PENpdGU+PEF1dGhvcj5XaXR0emVsbDwvQXV0aG9yPjxZZWFyPjE5OTk8L1llYXI+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</w:fldData>
        </w:fldChar>
      </w:r>
      <w:r w:rsidR="004C4C7F">
        <w:instrText xml:space="preserve"> ADDIN EN.CITE.DATA </w:instrText>
      </w:r>
      <w:r w:rsidR="004C4C7F">
        <w:fldChar w:fldCharType="end"/>
      </w:r>
      <w:r w:rsidR="004C4C7F">
        <w:fldChar w:fldCharType="separate"/>
      </w:r>
      <w:r w:rsidR="004C4C7F">
        <w:rPr>
          <w:noProof/>
        </w:rPr>
        <w:t>(Wittzell, 1999, Sochor et al., 2015)</w:t>
      </w:r>
      <w:r w:rsidR="004C4C7F">
        <w:fldChar w:fldCharType="end"/>
      </w:r>
      <w:r w:rsidR="0049718F">
        <w:t xml:space="preserve">. </w:t>
      </w:r>
      <w:r>
        <w:t xml:space="preserve">Not only is hybridisation important in generating biological diversity and complexity, it is also a common phenomenon both geographically, and phylogenetically </w:t>
      </w:r>
      <w:r w:rsidR="004C4C7F">
        <w:fldChar w:fldCharType="begin"/>
      </w:r>
      <w:r w:rsidR="004C4C7F">
        <w:instrText xml:space="preserve"> ADDIN EN.CITE &lt;EndNote&gt;&lt;Cite&gt;&lt;Author&gt;Ellstrand&lt;/Author&gt;&lt;Year&gt;1996&lt;/Year&gt;&lt;RecNum&gt;1286&lt;/RecNum&gt;&lt;DisplayText&gt;(Ellstrand et al., 1996)&lt;/DisplayText&gt;&lt;record&gt;&lt;rec-number&gt;1286&lt;/rec-number&gt;&lt;foreign-keys&gt;&lt;key app="EN" db-id="rv5pzvwrkefxw5ez0dn5522yetsaer2px2s0" timestamp="1587983043"&gt;1286&lt;/key&gt;&lt;/foreign-keys&gt;&lt;ref-type name="Journal Article"&gt;17&lt;/ref-type&gt;&lt;contributors&gt;&lt;authors&gt;&lt;author&gt;Ellstrand, N. C.&lt;/author&gt;&lt;author&gt;Whitkus, R.&lt;/author&gt;&lt;author&gt;Rieseberg, L. H.&lt;/author&gt;&lt;/authors&gt;&lt;/contributors&gt;&lt;auth-address&gt;UNIV CALIF RIVERSIDE,GENET PROGRAM,RIVERSIDE,CA 92521. RANCHO SANTA ANA BOT GARDENS,CLAREMONT,CA 91711.&amp;#xD;Ellstrand, NC (reprint author), UNIV CALIF RIVERSIDE,DEPT BOT &amp;amp; PLANT SCI,RIVERSIDE,CA 92521, USA.&lt;/auth-address&gt;&lt;titles&gt;&lt;title&gt;Distribution of spontaneous plant hybrids&lt;/title&gt;&lt;secondary-title&gt;Proceedings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America&lt;/full-title&gt;&lt;/periodical&gt;&lt;pages&gt;5090-5093&lt;/pages&gt;&lt;volume&gt;93&lt;/volume&gt;&lt;number&gt;10&lt;/number&gt;&lt;keywords&gt;&lt;keyword&gt;hybridization&lt;/keyword&gt;&lt;keyword&gt;Science &amp;amp; Technology - Other Topics&lt;/keyword&gt;&lt;/keywords&gt;&lt;dates&gt;&lt;year&gt;1996&lt;/year&gt;&lt;pub-dates&gt;&lt;date&gt;May&lt;/date&gt;&lt;/pub-dates&gt;&lt;/dates&gt;&lt;isbn&gt;0027-8424&lt;/isbn&gt;&lt;accession-num&gt;WOS:A1996UL25500104&lt;/accession-num&gt;&lt;work-type&gt;Article&lt;/work-type&gt;&lt;urls&gt;&lt;related-urls&gt;&lt;url&gt;&amp;lt;Go to ISI&amp;gt;://WOS:A1996UL25500104&lt;/url&gt;&lt;/related-urls&gt;&lt;/urls&gt;&lt;electronic-resource-num&gt;10.1073/pnas.93.10.5090&lt;/electronic-resource-num&gt;&lt;language&gt;English&lt;/language&gt;&lt;/record&gt;&lt;/Cite&gt;&lt;/EndNote&gt;</w:instrText>
      </w:r>
      <w:r w:rsidR="004C4C7F">
        <w:fldChar w:fldCharType="separate"/>
      </w:r>
      <w:r w:rsidR="004C4C7F">
        <w:rPr>
          <w:noProof/>
        </w:rPr>
        <w:t>(Ellstrand et al., 1996)</w:t>
      </w:r>
      <w:r w:rsidR="004C4C7F">
        <w:fldChar w:fldCharType="end"/>
      </w:r>
      <w:r>
        <w:t xml:space="preserve">. The clear and widespread abundance of </w:t>
      </w:r>
      <w:r w:rsidR="009C32C6">
        <w:t>hybridisation</w:t>
      </w:r>
      <w:r>
        <w:t xml:space="preserve"> means it has had, and continues to have, a profound effect on the evolution of plants – especially in </w:t>
      </w:r>
      <w:r w:rsidR="009D0148">
        <w:t>conjunction</w:t>
      </w:r>
      <w:r>
        <w:t xml:space="preserve"> with selfing, apomixis, and polyploidy.</w:t>
      </w:r>
    </w:p>
    <w:p w14:paraId="5752E799" w14:textId="228BAB28" w:rsidR="0077765E" w:rsidRDefault="0077765E" w:rsidP="00CF7DD7"/>
    <w:p w14:paraId="6331D773" w14:textId="77777777" w:rsidR="0077765E" w:rsidRDefault="0077765E" w:rsidP="00CF7DD7"/>
    <w:p w14:paraId="7E8AD9A1" w14:textId="77777777" w:rsidR="00803890" w:rsidRDefault="00803890" w:rsidP="00CF7DD7"/>
    <w:p w14:paraId="368F94F3" w14:textId="41107467" w:rsidR="00D22018" w:rsidRDefault="00220A22" w:rsidP="006B14DE">
      <w:pPr>
        <w:ind w:firstLine="720"/>
      </w:pPr>
      <w:r>
        <w:rPr>
          <w:b/>
        </w:rPr>
        <w:lastRenderedPageBreak/>
        <w:t xml:space="preserve">The role of </w:t>
      </w:r>
      <w:r w:rsidR="00053CC9">
        <w:rPr>
          <w:b/>
        </w:rPr>
        <w:t>poly</w:t>
      </w:r>
      <w:r>
        <w:rPr>
          <w:b/>
        </w:rPr>
        <w:t>ploidy in taxonomic complexity</w:t>
      </w:r>
      <w:r w:rsidR="001E3F80">
        <w:t>:</w:t>
      </w:r>
    </w:p>
    <w:p w14:paraId="688A737B" w14:textId="18E223EB" w:rsidR="00CF7DD7" w:rsidRDefault="00CF7DD7" w:rsidP="00CF7DD7"/>
    <w:p w14:paraId="64661E6F" w14:textId="16A588CD" w:rsidR="00E10A02" w:rsidRDefault="00D20970" w:rsidP="00CF7DD7">
      <w:r w:rsidRPr="009772C8">
        <w:t xml:space="preserve">Polyploidy is the condition where a cell contains more than two sets of chromosomes </w:t>
      </w:r>
      <w:r w:rsidRPr="00FF5E86">
        <w:t>as a result of wh</w:t>
      </w:r>
      <w:r w:rsidRPr="009772C8">
        <w:t>ole genome duplication (WGD)</w:t>
      </w:r>
      <w:r w:rsidR="00D270DF">
        <w:t>, and is featured in almost all TCGs</w:t>
      </w:r>
      <w:r w:rsidR="00EA6DB5">
        <w:t xml:space="preserve"> </w:t>
      </w:r>
      <w:r w:rsidR="007230D2">
        <w:t xml:space="preserve">in </w:t>
      </w:r>
      <w:r w:rsidR="00EA6DB5">
        <w:t>plants</w:t>
      </w:r>
      <w:r w:rsidR="003709A8">
        <w:t xml:space="preserve"> </w:t>
      </w:r>
      <w:r w:rsidR="003709A8">
        <w:fldChar w:fldCharType="begin"/>
      </w:r>
      <w:r w:rsidR="003709A8">
        <w:instrText xml:space="preserve"> ADDIN EN.CITE &lt;EndNote&gt;&lt;Cite&gt;&lt;Author&gt;Ennos&lt;/Author&gt;&lt;Year&gt;2005&lt;/Year&gt;&lt;RecNum&gt;677&lt;/RecNum&gt;&lt;DisplayText&gt;(Ennos et al., 2005)&lt;/DisplayText&gt;&lt;record&gt;&lt;rec-number&gt;677&lt;/rec-number&gt;&lt;foreign-keys&gt;&lt;key app="EN" db-id="rv5pzvwrkefxw5ez0dn5522yetsaer2px2s0" timestamp="1541432203"&gt;677&lt;/key&gt;&lt;/foreign-keys&gt;&lt;ref-type name="Journal Article"&gt;17&lt;/ref-type&gt;&lt;contributors&gt;&lt;authors&gt;&lt;author&gt;Ennos, R. A.&lt;/author&gt;&lt;author&gt;French, G. C.&lt;/author&gt;&lt;author&gt;Hollingsworth, P. M.&lt;/author&gt;&lt;/authors&gt;&lt;/contributors&gt;&lt;auth-address&gt;Univ Edinburgh, Sch Biol Sci, Edinburgh EH9 3JT, Midlothian, Scotland.&amp;#xD;Ennos, RA (reprint author), Univ Edinburgh, Sch Biol Sci, Kings Bldg,Mayfield Rd, Edinburgh EH9 3JT, Midlothian, Scotland.&amp;#xD;rennos@ed.ac.uk&lt;/auth-address&gt;&lt;titles&gt;&lt;title&gt;Conserving taxonomic complexity&lt;/title&gt;&lt;secondary-title&gt;Trends in Ecology &amp;amp; Evolution&lt;/secondary-title&gt;&lt;/titles&gt;&lt;periodical&gt;&lt;full-title&gt;Trends in Ecology &amp;amp; Evolution&lt;/full-title&gt;&lt;/periodical&gt;&lt;pages&gt;164-168&lt;/pages&gt;&lt;volume&gt;20&lt;/volume&gt;&lt;number&gt;4&lt;/number&gt;&lt;keywords&gt;&lt;keyword&gt;endemic sorbus-taxa&lt;/keyword&gt;&lt;keyword&gt;evolutionary processes&lt;/keyword&gt;&lt;keyword&gt;conservation&lt;/keyword&gt;&lt;keyword&gt;hybridization&lt;/keyword&gt;&lt;keyword&gt;origin&lt;/keyword&gt;&lt;keyword&gt;polyploidy&lt;/keyword&gt;&lt;keyword&gt;lineages&lt;/keyword&gt;&lt;keyword&gt;genetics&lt;/keyword&gt;&lt;keyword&gt;diversification&lt;/keyword&gt;&lt;keyword&gt;parthenogenesis&lt;/keyword&gt;&lt;keyword&gt;Environmental Sciences &amp;amp; Ecology&lt;/keyword&gt;&lt;keyword&gt;Evolutionary Biology&lt;/keyword&gt;&lt;keyword&gt;Genetics &amp;amp;&lt;/keyword&gt;&lt;keyword&gt;Heredity&lt;/keyword&gt;&lt;/keywords&gt;&lt;dates&gt;&lt;year&gt;2005&lt;/year&gt;&lt;pub-dates&gt;&lt;date&gt;Apr&lt;/date&gt;&lt;/pub-dates&gt;&lt;/dates&gt;&lt;isbn&gt;0169-5347&lt;/isbn&gt;&lt;accession-num&gt;WOS:000228285800005&lt;/accession-num&gt;&lt;work-type&gt;Editorial Material&lt;/work-type&gt;&lt;urls&gt;&lt;related-urls&gt;&lt;url&gt;&amp;lt;Go to ISI&amp;gt;://WOS:000228285800005&lt;/url&gt;&lt;/related-urls&gt;&lt;/urls&gt;&lt;electronic-resource-num&gt;10.1016/j.tree.2005.01.012&lt;/electronic-resource-num&gt;&lt;language&gt;English&lt;/language&gt;&lt;/record&gt;&lt;/Cite&gt;&lt;/EndNote&gt;</w:instrText>
      </w:r>
      <w:r w:rsidR="003709A8">
        <w:fldChar w:fldCharType="separate"/>
      </w:r>
      <w:r w:rsidR="003709A8">
        <w:rPr>
          <w:noProof/>
        </w:rPr>
        <w:t>(Ennos et al., 2005)</w:t>
      </w:r>
      <w:r w:rsidR="003709A8">
        <w:fldChar w:fldCharType="end"/>
      </w:r>
      <w:r w:rsidRPr="009772C8">
        <w:t>.</w:t>
      </w:r>
      <w:r>
        <w:t xml:space="preserve"> </w:t>
      </w:r>
      <w:r w:rsidRPr="009772C8">
        <w:t xml:space="preserve">The two major routes to polyploidy are either through </w:t>
      </w:r>
      <w:r>
        <w:t>WGD</w:t>
      </w:r>
      <w:r w:rsidRPr="009772C8">
        <w:t xml:space="preserve"> of a single species chromosome complement, known as </w:t>
      </w:r>
      <w:proofErr w:type="spellStart"/>
      <w:r w:rsidRPr="009772C8">
        <w:t>autopolyploidy</w:t>
      </w:r>
      <w:proofErr w:type="spellEnd"/>
      <w:r w:rsidR="0005304F">
        <w:t>,</w:t>
      </w:r>
      <w:r w:rsidRPr="009772C8">
        <w:t xml:space="preserve"> or through hybridisation between two species</w:t>
      </w:r>
      <w:r>
        <w:t xml:space="preserve"> followed by WGD</w:t>
      </w:r>
      <w:r w:rsidRPr="009772C8">
        <w:t xml:space="preserve">, known as </w:t>
      </w:r>
      <w:proofErr w:type="spellStart"/>
      <w:r w:rsidRPr="009772C8">
        <w:t>allopolyploidy</w:t>
      </w:r>
      <w:proofErr w:type="spellEnd"/>
      <w:r w:rsidR="0001528F">
        <w:t xml:space="preserve"> (however, there are other mechanisms; see</w:t>
      </w:r>
      <w:r>
        <w:t xml:space="preserve"> </w:t>
      </w:r>
      <w:r>
        <w:fldChar w:fldCharType="begin"/>
      </w:r>
      <w:r w:rsidR="00BD2895">
        <w:instrText xml:space="preserve"> ADDIN EN.CITE &lt;EndNote&gt;&lt;Cite&gt;&lt;Author&gt;Ramsey&lt;/Author&gt;&lt;Year&gt;1998&lt;/Year&gt;&lt;RecNum&gt;918&lt;/RecNum&gt;&lt;DisplayText&gt;(Ramsey and Schemske, 1998)&lt;/DisplayText&gt;&lt;record&gt;&lt;rec-number&gt;918&lt;/rec-number&gt;&lt;foreign-keys&gt;&lt;key app="EN" db-id="rv5pzvwrkefxw5ez0dn5522yetsaer2px2s0" timestamp="1541432212"&gt;918&lt;/key&gt;&lt;/foreign-keys&gt;&lt;ref-type name="Journal Article"&gt;17&lt;/ref-type&gt;&lt;contributors&gt;&lt;authors&gt;&lt;author&gt;Ramsey, J.&lt;/author&gt;&lt;author&gt;Schemske, D. W.&lt;/author&gt;&lt;/authors&gt;&lt;/contributors&gt;&lt;titles&gt;&lt;title&gt;Pathways, mechanisms, and rates of polyploid formation in flowering plants&lt;/title&gt;&lt;secondary-title&gt;Annual Review of Ecology and Systematics&lt;/secondary-title&gt;&lt;/titles&gt;&lt;periodical&gt;&lt;full-title&gt;Annual Review of Ecology and Systematics&lt;/full-title&gt;&lt;/periodical&gt;&lt;pages&gt;467-501&lt;/pages&gt;&lt;volume&gt;29&lt;/volume&gt;&lt;dates&gt;&lt;year&gt;1998&lt;/year&gt;&lt;/dates&gt;&lt;isbn&gt;0066-4162&lt;/isbn&gt;&lt;accession-num&gt;WOS:000077648200017&lt;/accession-num&gt;&lt;urls&gt;&lt;related-urls&gt;&lt;url&gt;&amp;lt;Go to ISI&amp;gt;://WOS:000077648200017&lt;/url&gt;&lt;/related-urls&gt;&lt;/urls&gt;&lt;electronic-resource-num&gt;10.1146/annurev.ecolsys.29.1.467&lt;/electronic-resource-num&gt;&lt;/record&gt;&lt;/Cite&gt;&lt;/EndNote&gt;</w:instrText>
      </w:r>
      <w:r>
        <w:fldChar w:fldCharType="separate"/>
      </w:r>
      <w:r w:rsidR="00BD2895">
        <w:rPr>
          <w:noProof/>
        </w:rPr>
        <w:t>(Ramsey and Schemske, 1998)</w:t>
      </w:r>
      <w:r>
        <w:fldChar w:fldCharType="end"/>
      </w:r>
      <w:r w:rsidR="00CA41F0">
        <w:t xml:space="preserve">; Figure </w:t>
      </w:r>
      <w:r w:rsidR="00BD72D2">
        <w:t>1</w:t>
      </w:r>
      <w:r w:rsidR="0001528F">
        <w:t>)</w:t>
      </w:r>
      <w:r w:rsidRPr="009772C8">
        <w:t>.</w:t>
      </w:r>
      <w:r w:rsidR="008F15B7">
        <w:t xml:space="preserve"> </w:t>
      </w:r>
      <w:r w:rsidR="000643F1">
        <w:t>As polyploid individuals tend to be larger, more vigorous, and quicker growing, it is no surprise that many crop species are polyploid (e.g. wheat, rice, potato, maize</w:t>
      </w:r>
      <w:r w:rsidR="00B80631">
        <w:t xml:space="preserve"> </w:t>
      </w:r>
      <w:r w:rsidR="00B80631">
        <w:fldChar w:fldCharType="begin"/>
      </w:r>
      <w:r w:rsidR="00B80631">
        <w:instrText xml:space="preserve"> ADDIN EN.CITE &lt;EndNote&gt;&lt;Cite&gt;&lt;Author&gt;Renny-Byfield&lt;/Author&gt;&lt;Year&gt;2014&lt;/Year&gt;&lt;RecNum&gt;1520&lt;/RecNum&gt;&lt;DisplayText&gt;(Renny-Byfield and Wendel, 2014)&lt;/DisplayText&gt;&lt;record&gt;&lt;rec-number&gt;1520&lt;/rec-number&gt;&lt;foreign-keys&gt;&lt;key app="EN" db-id="rv5pzvwrkefxw5ez0dn5522yetsaer2px2s0" timestamp="1598783853"&gt;1520&lt;/key&gt;&lt;/foreign-keys&gt;&lt;ref-type name="Journal Article"&gt;17&lt;/ref-type&gt;&lt;contributors&gt;&lt;authors&gt;&lt;author&gt;Renny-Byfield, S.&lt;/author&gt;&lt;author&gt;Wendel, J. F.&lt;/author&gt;&lt;/authors&gt;&lt;/contributors&gt;&lt;titles&gt;&lt;title&gt;DOUBLING DOWN ON GENOMES: POLYPLOIDY AND CROP PLANTS&lt;/title&gt;&lt;secondary-title&gt;American Journal of Botany&lt;/secondary-title&gt;&lt;/titles&gt;&lt;periodical&gt;&lt;full-title&gt;American Journal of Botany&lt;/full-title&gt;&lt;/periodical&gt;&lt;pages&gt;1711-1725&lt;/pages&gt;&lt;volume&gt;101&lt;/volume&gt;&lt;number&gt;10&lt;/number&gt;&lt;dates&gt;&lt;year&gt;2014&lt;/year&gt;&lt;pub-dates&gt;&lt;date&gt;Oct&lt;/date&gt;&lt;/pub-dates&gt;&lt;/dates&gt;&lt;isbn&gt;0002-9122&lt;/isbn&gt;&lt;accession-num&gt;WOS:000344010400012&lt;/accession-num&gt;&lt;urls&gt;&lt;related-urls&gt;&lt;url&gt;&amp;lt;Go to ISI&amp;gt;://WOS:000344010400012&lt;/url&gt;&lt;/related-urls&gt;&lt;/urls&gt;&lt;electronic-resource-num&gt;10.3732/ajb.1400119&lt;/electronic-resource-num&gt;&lt;/record&gt;&lt;/Cite&gt;&lt;/EndNote&gt;</w:instrText>
      </w:r>
      <w:r w:rsidR="00B80631">
        <w:fldChar w:fldCharType="separate"/>
      </w:r>
      <w:r w:rsidR="00B80631">
        <w:rPr>
          <w:noProof/>
        </w:rPr>
        <w:t>(Renny-Byfield and Wendel, 2014)</w:t>
      </w:r>
      <w:r w:rsidR="00B80631">
        <w:fldChar w:fldCharType="end"/>
      </w:r>
      <w:r w:rsidR="000643F1">
        <w:t>).</w:t>
      </w:r>
      <w:r w:rsidRPr="009772C8">
        <w:t xml:space="preserve"> Although </w:t>
      </w:r>
      <w:r>
        <w:t xml:space="preserve">the majority of </w:t>
      </w:r>
      <w:r w:rsidR="00DE21B5">
        <w:t xml:space="preserve">extant </w:t>
      </w:r>
      <w:r w:rsidRPr="009772C8">
        <w:t>plant species are diploid (~67%</w:t>
      </w:r>
      <w:r>
        <w:t xml:space="preserve">, </w:t>
      </w:r>
      <w:r>
        <w:fldChar w:fldCharType="begin"/>
      </w:r>
      <w:r w:rsidR="00BD2895">
        <w:instrText xml:space="preserve"> ADDIN EN.CITE &lt;EndNote&gt;&lt;Cite&gt;&lt;Author&gt;Rice&lt;/Author&gt;&lt;Year&gt;2019&lt;/Year&gt;&lt;RecNum&gt;1189&lt;/RecNum&gt;&lt;DisplayText&gt;(Rice et al., 2019)&lt;/DisplayText&gt;&lt;record&gt;&lt;rec-number&gt;1189&lt;/rec-number&gt;&lt;foreign-keys&gt;&lt;key app="EN" db-id="rv5pzvwrkefxw5ez0dn5522yetsaer2px2s0" timestamp="1572954354"&gt;1189&lt;/key&gt;&lt;/foreign-keys&gt;&lt;ref-type name="Journal Article"&gt;17&lt;/ref-type&gt;&lt;contributors&gt;&lt;authors&gt;&lt;author&gt;Rice, A.&lt;/author&gt;&lt;author&gt;Smarda, P.&lt;/author&gt;&lt;author&gt;Novosolov, M.&lt;/author&gt;&lt;author&gt;Drori, M.&lt;/author&gt;&lt;author&gt;Glick, L.&lt;/author&gt;&lt;author&gt;Sabath, N.&lt;/author&gt;&lt;author&gt;Meiri, S.&lt;/author&gt;&lt;author&gt;Belmaker, J.&lt;/author&gt;&lt;author&gt;Mayrose, I.&lt;/author&gt;&lt;/authors&gt;&lt;/contributors&gt;&lt;titles&gt;&lt;title&gt;The global biogeography of polyploid plants&lt;/title&gt;&lt;secondary-title&gt;Nature Ecology &amp;amp; Evolution&lt;/secondary-title&gt;&lt;/titles&gt;&lt;periodical&gt;&lt;full-title&gt;Nature Ecology &amp;amp; Evolution&lt;/full-title&gt;&lt;/periodical&gt;&lt;pages&gt;265-+&lt;/pages&gt;&lt;volume&gt;3&lt;/volume&gt;&lt;number&gt;2&lt;/number&gt;&lt;dates&gt;&lt;year&gt;2019&lt;/year&gt;&lt;pub-dates&gt;&lt;date&gt;Feb&lt;/date&gt;&lt;/pub-dates&gt;&lt;/dates&gt;&lt;isbn&gt;2397-334X&lt;/isbn&gt;&lt;accession-num&gt;WOS:000457125600026&lt;/accession-num&gt;&lt;urls&gt;&lt;related-urls&gt;&lt;url&gt;&amp;lt;Go to ISI&amp;gt;://WOS:000457125600026&lt;/url&gt;&lt;/related-urls&gt;&lt;/urls&gt;&lt;electronic-resource-num&gt;10.1038/s41559-018-0787-9&lt;/electronic-resource-num&gt;&lt;/record&gt;&lt;/Cite&gt;&lt;/EndNote&gt;</w:instrText>
      </w:r>
      <w:r>
        <w:fldChar w:fldCharType="separate"/>
      </w:r>
      <w:r w:rsidR="00BD2895">
        <w:rPr>
          <w:noProof/>
        </w:rPr>
        <w:t>(Rice et al., 2019)</w:t>
      </w:r>
      <w:r>
        <w:fldChar w:fldCharType="end"/>
      </w:r>
      <w:r w:rsidRPr="009772C8">
        <w:t xml:space="preserve">, extensive variability in ploidy levels exist </w:t>
      </w:r>
      <w:r w:rsidR="0001528F">
        <w:t>across flowering plants</w:t>
      </w:r>
      <w:r w:rsidR="0005304F">
        <w:t>, at all taxonomic levels</w:t>
      </w:r>
      <w:r w:rsidRPr="009772C8">
        <w:t xml:space="preserve"> </w:t>
      </w:r>
      <w:r>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rsidR="00BD2895">
        <w:instrText xml:space="preserve"> ADDIN EN.CITE </w:instrText>
      </w:r>
      <w:r w:rsidR="00BD2895">
        <w:fldChar w:fldCharType="begin">
          <w:fldData xml:space="preserve">PEVuZE5vdGU+PENpdGU+PEF1dGhvcj5Lb2xhcjwvQXV0aG9yPjxZZWFyPjIwMTc8L1llYXI+PFJl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Z2VzPjEzODctMTQwMzwvcGFnZXM+PHZvbHVtZT41OTwvdm9sdW1lPjxudW1iZXI+NTwvbnVtYmVy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</w:fldData>
        </w:fldChar>
      </w:r>
      <w:r w:rsidR="00BD2895">
        <w:instrText xml:space="preserve"> ADDIN EN.CITE.DATA </w:instrText>
      </w:r>
      <w:r w:rsidR="00BD2895">
        <w:fldChar w:fldCharType="end"/>
      </w:r>
      <w:r>
        <w:fldChar w:fldCharType="separate"/>
      </w:r>
      <w:r w:rsidR="00BD2895">
        <w:rPr>
          <w:noProof/>
        </w:rPr>
        <w:t>(Kolar et al., 2017, Soltis et al., 2010)</w:t>
      </w:r>
      <w:r>
        <w:fldChar w:fldCharType="end"/>
      </w:r>
      <w:r>
        <w:t>.</w:t>
      </w:r>
      <w:r w:rsidR="00DE21B5">
        <w:t xml:space="preserve"> Most if not all plant species have experienced historical WGD a number of times</w:t>
      </w:r>
      <w:r w:rsidR="006032A9">
        <w:t xml:space="preserve"> </w:t>
      </w:r>
      <w:r w:rsidR="006032A9">
        <w:fldChar w:fldCharType="begin"/>
      </w:r>
      <w:r w:rsidR="006032A9">
        <w:instrText xml:space="preserve"> ADDIN EN.CITE &lt;EndNote&gt;&lt;Cite&gt;&lt;Author&gt;Clark&lt;/Author&gt;&lt;Year&gt;2018&lt;/Year&gt;&lt;RecNum&gt;1521&lt;/RecNum&gt;&lt;DisplayText&gt;(Clark and Donoghue, 2018)&lt;/DisplayText&gt;&lt;record&gt;&lt;rec-number&gt;1521&lt;/rec-number&gt;&lt;foreign-keys&gt;&lt;key app="EN" db-id="rv5pzvwrkefxw5ez0dn5522yetsaer2px2s0" timestamp="1598784083"&gt;1521&lt;/key&gt;&lt;/foreign-keys&gt;&lt;ref-type name="Journal Article"&gt;17&lt;/ref-type&gt;&lt;contributors&gt;&lt;authors&gt;&lt;author&gt;Clark, J. W.&lt;/author&gt;&lt;author&gt;Donoghue, P. C. J.&lt;/author&gt;&lt;/authors&gt;&lt;/contributors&gt;&lt;titles&gt;&lt;title&gt;Whole-Genome Duplication and Plant Macroevolution&lt;/title&gt;&lt;secondary-title&gt;Trends in Plant Science&lt;/secondary-title&gt;&lt;/titles&gt;&lt;periodical&gt;&lt;full-title&gt;Trends in Plant Science&lt;/full-title&gt;&lt;abbr-1&gt;Trends Plant Sci.&lt;/abbr-1&gt;&lt;/periodical&gt;&lt;pages&gt;933-945&lt;/pages&gt;&lt;volume&gt;23&lt;/volume&gt;&lt;number&gt;10&lt;/number&gt;&lt;dates&gt;&lt;year&gt;2018&lt;/year&gt;&lt;pub-dates&gt;&lt;date&gt;Oct&lt;/date&gt;&lt;/pub-dates&gt;&lt;/dates&gt;&lt;isbn&gt;1360-1385&lt;/isbn&gt;&lt;accession-num&gt;WOS:000445649000010&lt;/accession-num&gt;&lt;urls&gt;&lt;related-urls&gt;&lt;url&gt;&amp;lt;Go to ISI&amp;gt;://WOS:000445649000010&lt;/url&gt;&lt;/related-urls&gt;&lt;/urls&gt;&lt;electronic-resource-num&gt;10.1016/j.tplants.2018.07.006&lt;/electronic-resource-num&gt;&lt;/record&gt;&lt;/Cite&gt;&lt;/EndNote&gt;</w:instrText>
      </w:r>
      <w:r w:rsidR="006032A9">
        <w:fldChar w:fldCharType="separate"/>
      </w:r>
      <w:r w:rsidR="006032A9">
        <w:rPr>
          <w:noProof/>
        </w:rPr>
        <w:t>(Clark and Donoghue, 2018)</w:t>
      </w:r>
      <w:r w:rsidR="006032A9">
        <w:fldChar w:fldCharType="end"/>
      </w:r>
      <w:r w:rsidR="006C6958">
        <w:t>. O</w:t>
      </w:r>
      <w:r w:rsidR="00DE21B5">
        <w:t xml:space="preserve">ver evolutionary time </w:t>
      </w:r>
      <w:r w:rsidR="006C6958">
        <w:t xml:space="preserve">the process of </w:t>
      </w:r>
      <w:r w:rsidR="00DE21B5">
        <w:t>diploidisation reduces the size of</w:t>
      </w:r>
      <w:r w:rsidR="006C6958">
        <w:t xml:space="preserve"> these</w:t>
      </w:r>
      <w:r w:rsidR="00DE21B5">
        <w:t xml:space="preserve"> previously polyploid genomes</w:t>
      </w:r>
      <w:r w:rsidR="006C6958">
        <w:t xml:space="preserve"> through loss of repetitive sequence, chromosomal rearrangements, and reductions in chromosome number</w:t>
      </w:r>
      <w:r w:rsidR="003709A8">
        <w:t xml:space="preserve"> </w:t>
      </w:r>
      <w:r w:rsidR="003709A8">
        <w:fldChar w:fldCharType="begin"/>
      </w:r>
      <w:r w:rsidR="003709A8">
        <w:instrText xml:space="preserve"> ADDIN EN.CITE &lt;EndNote&gt;&lt;Cite&gt;&lt;Author&gt;Wendel&lt;/Author&gt;&lt;Year&gt;2015&lt;/Year&gt;&lt;RecNum&gt;1494&lt;/RecNum&gt;&lt;DisplayText&gt;(Wendel, 2015)&lt;/DisplayText&gt;&lt;record&gt;&lt;rec-number&gt;1494&lt;/rec-number&gt;&lt;foreign-keys&gt;&lt;key app="EN" db-id="rv5pzvwrkefxw5ez0dn5522yetsaer2px2s0" timestamp="1598703869"&gt;1494&lt;/key&gt;&lt;/foreign-keys&gt;&lt;ref-type name="Journal Article"&gt;17&lt;/ref-type&gt;&lt;contributors&gt;&lt;authors&gt;&lt;author&gt;Wendel, J. F.&lt;/author&gt;&lt;/authors&gt;&lt;/contributors&gt;&lt;titles&gt;&lt;title&gt;The wondrous cycles of polyploidy in plants&lt;/title&gt;&lt;secondary-title&gt;American Journal of Botany&lt;/secondary-title&gt;&lt;/titles&gt;&lt;periodical&gt;&lt;full-title&gt;American Journal of Botany&lt;/full-title&gt;&lt;/periodical&gt;&lt;pages&gt;1753-1756&lt;/pages&gt;&lt;volume&gt;102&lt;/volume&gt;&lt;number&gt;11&lt;/number&gt;&lt;dates&gt;&lt;year&gt;2015&lt;/year&gt;&lt;pub-dates&gt;&lt;date&gt;Nov&lt;/date&gt;&lt;/pub-dates&gt;&lt;/dates&gt;&lt;isbn&gt;0002-9122&lt;/isbn&gt;&lt;accession-num&gt;WOS:000364830700002&lt;/accession-num&gt;&lt;urls&gt;&lt;related-urls&gt;&lt;url&gt;&amp;lt;Go to ISI&amp;gt;://WOS:000364830700002&lt;/url&gt;&lt;/related-urls&gt;&lt;/urls&gt;&lt;electronic-resource-num&gt;10.3732/ajb.1500320&lt;/electronic-resource-num&gt;&lt;/record&gt;&lt;/Cite&gt;&lt;/EndNote&gt;</w:instrText>
      </w:r>
      <w:r w:rsidR="003709A8">
        <w:fldChar w:fldCharType="separate"/>
      </w:r>
      <w:r w:rsidR="003709A8">
        <w:rPr>
          <w:noProof/>
        </w:rPr>
        <w:t>(Wendel, 2015)</w:t>
      </w:r>
      <w:r w:rsidR="003709A8">
        <w:fldChar w:fldCharType="end"/>
      </w:r>
      <w:r w:rsidR="00DE21B5">
        <w:t>.</w:t>
      </w:r>
      <w:r>
        <w:t xml:space="preserve"> Both the spatial and phylogenetic distribution of ploidy variation are unlikely to be uniform due to climatic and clade specific effects on unreduced gamete formation</w:t>
      </w:r>
      <w:r w:rsidR="0001528F">
        <w:t xml:space="preserve">, which is the main driver </w:t>
      </w:r>
      <w:r w:rsidR="0049119E">
        <w:t xml:space="preserve">in the creation </w:t>
      </w:r>
      <w:r w:rsidR="0001528F">
        <w:t>of polyploid organisms</w:t>
      </w:r>
      <w:r>
        <w:t xml:space="preserve"> </w:t>
      </w:r>
      <w:r>
        <w:fldChar w:fldCharType="begin">
          <w:fldData xml:space="preserve">PEVuZE5vdGU+PENpdGU+PEF1dGhvcj5LcmVpbmVyPC9BdXRob3I+PFllYXI+MjAxNzwvWWVhcj48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</w:fldData>
        </w:fldChar>
      </w:r>
      <w:r w:rsidR="00BD2895">
        <w:instrText xml:space="preserve"> ADDIN EN.CITE </w:instrText>
      </w:r>
      <w:r w:rsidR="00BD2895">
        <w:fldChar w:fldCharType="begin">
          <w:fldData xml:space="preserve">PEVuZE5vdGU+PENpdGU+PEF1dGhvcj5LcmVpbmVyPC9BdXRob3I+PFllYXI+MjAxNzwvWWVhcj48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</w:fldData>
        </w:fldChar>
      </w:r>
      <w:r w:rsidR="00BD2895">
        <w:instrText xml:space="preserve"> ADDIN EN.CITE.DATA </w:instrText>
      </w:r>
      <w:r w:rsidR="00BD2895">
        <w:fldChar w:fldCharType="end"/>
      </w:r>
      <w:r>
        <w:fldChar w:fldCharType="separate"/>
      </w:r>
      <w:r w:rsidR="00BD2895">
        <w:rPr>
          <w:noProof/>
        </w:rPr>
        <w:t>(Kreiner et al., 2017, Bretagnolle and Thompson, 1995, Rice et al., 2019)</w:t>
      </w:r>
      <w:r>
        <w:fldChar w:fldCharType="end"/>
      </w:r>
      <w:r>
        <w:t xml:space="preserve">. </w:t>
      </w:r>
    </w:p>
    <w:p w14:paraId="75502C7F" w14:textId="1FC7FDF9" w:rsidR="00BD72D2" w:rsidRDefault="00BD72D2" w:rsidP="00CF7DD7"/>
    <w:p w14:paraId="5666FA6B" w14:textId="76AFD296" w:rsidR="00BD72D2" w:rsidRDefault="00DE3FD8" w:rsidP="00A34ACF">
      <w:pPr>
        <w:jc w:val="center"/>
      </w:pPr>
      <w:r>
        <w:rPr>
          <w:noProof/>
        </w:rPr>
        <w:lastRenderedPageBreak/>
        <w:drawing>
          <wp:inline distT="0" distB="0" distL="0" distR="0" wp14:anchorId="399BDDBA" wp14:editId="738E8F3B">
            <wp:extent cx="4557903" cy="6449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_allo2.pdf"/>
                    <pic:cNvPicPr/>
                  </pic:nvPicPr>
                  <pic:blipFill>
                    <a:blip r:embed="rId11">
                      <a:extLst>
                        <a:ext uri="{28A0092B-C50C-407E-A947-70E740481C1C}">
                          <a14:useLocalDpi xmlns:a14="http://schemas.microsoft.com/office/drawing/2010/main" val="0"/>
                        </a:ext>
                      </a:extLst>
                    </a:blip>
                    <a:stretch>
                      <a:fillRect/>
                    </a:stretch>
                  </pic:blipFill>
                  <pic:spPr>
                    <a:xfrm>
                      <a:off x="0" y="0"/>
                      <a:ext cx="4560170" cy="6452994"/>
                    </a:xfrm>
                    <a:prstGeom prst="rect">
                      <a:avLst/>
                    </a:prstGeom>
                  </pic:spPr>
                </pic:pic>
              </a:graphicData>
            </a:graphic>
          </wp:inline>
        </w:drawing>
      </w:r>
    </w:p>
    <w:p w14:paraId="1B918660" w14:textId="5D099825" w:rsidR="00552165" w:rsidRDefault="00BD72D2" w:rsidP="00CF7DD7">
      <w:r w:rsidRPr="00A6195C">
        <w:rPr>
          <w:b/>
        </w:rPr>
        <w:t>Figure 1</w:t>
      </w:r>
      <w:r>
        <w:t xml:space="preserve"> </w:t>
      </w:r>
      <w:r w:rsidR="00F934FA">
        <w:t>–</w:t>
      </w:r>
      <w:r>
        <w:t xml:space="preserve"> </w:t>
      </w:r>
      <w:r w:rsidR="00F934FA">
        <w:t xml:space="preserve">A simplified diagram of the formation of </w:t>
      </w:r>
      <w:r w:rsidR="00B54EF0">
        <w:t xml:space="preserve">tetraploids </w:t>
      </w:r>
      <w:r w:rsidR="00552165">
        <w:t>from diploid progenitors</w:t>
      </w:r>
      <w:r w:rsidR="00F934FA">
        <w:t xml:space="preserve">. a) the formation of an autotetraploid from two diploid </w:t>
      </w:r>
      <w:r w:rsidR="00F934FA" w:rsidRPr="00552165">
        <w:rPr>
          <w:b/>
        </w:rPr>
        <w:t>related</w:t>
      </w:r>
      <w:r w:rsidR="00F934FA">
        <w:t xml:space="preserve"> individuals</w:t>
      </w:r>
      <w:r w:rsidR="002E5EBB">
        <w:t xml:space="preserve"> (red and pink)</w:t>
      </w:r>
      <w:r w:rsidR="00552165">
        <w:t xml:space="preserve"> and b) the formation of an allotetraploid from two </w:t>
      </w:r>
      <w:r w:rsidR="00552165" w:rsidRPr="00552165">
        <w:rPr>
          <w:b/>
        </w:rPr>
        <w:t>divergent</w:t>
      </w:r>
      <w:r w:rsidR="00552165">
        <w:t xml:space="preserve"> diploid species (red and blue). Here, triploid</w:t>
      </w:r>
      <w:r w:rsidR="007A3B10">
        <w:t xml:space="preserve"> intermediates</w:t>
      </w:r>
      <w:r w:rsidR="00552165">
        <w:t xml:space="preserve"> can be formed through </w:t>
      </w:r>
      <w:r w:rsidR="007A3B10">
        <w:t xml:space="preserve">the </w:t>
      </w:r>
      <w:r w:rsidR="00552165">
        <w:t xml:space="preserve">combination of unreduced and reduced gametes. These triploids can then either self-fertilise, or backcross with parental species to produce tetraploids. Alternatively the union of unreduced gametes from both parents can produce a tetraploid in one step. </w:t>
      </w:r>
      <w:r w:rsidR="007230D2">
        <w:t>N</w:t>
      </w:r>
      <w:r w:rsidR="007013D1">
        <w:t xml:space="preserve">ote: the distinction between auto and allopolyploids are blurred as the parental species may only be partially differentiated </w:t>
      </w:r>
      <w:r w:rsidR="00D126B8">
        <w:fldChar w:fldCharType="begin">
          <w:fldData xml:space="preserve">PEVuZE5vdGU+PENpdGU+PEF1dGhvcj5TcG9lbGhvZjwvQXV0aG9yPjxZZWFyPjIwMTc8L1llYXI+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</w:fldData>
        </w:fldChar>
      </w:r>
      <w:r w:rsidR="00D126B8">
        <w:instrText xml:space="preserve"> ADDIN EN.CITE </w:instrText>
      </w:r>
      <w:r w:rsidR="00D126B8">
        <w:fldChar w:fldCharType="begin">
          <w:fldData xml:space="preserve">PEVuZE5vdGU+PENpdGU+PEF1dGhvcj5TcG9lbGhvZjwvQXV0aG9yPjxZZWFyPjIwMTc8L1llYXI+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</w:fldData>
        </w:fldChar>
      </w:r>
      <w:r w:rsidR="00D126B8">
        <w:instrText xml:space="preserve"> ADDIN EN.CITE.DATA </w:instrText>
      </w:r>
      <w:r w:rsidR="00D126B8">
        <w:fldChar w:fldCharType="end"/>
      </w:r>
      <w:r w:rsidR="00D126B8">
        <w:fldChar w:fldCharType="separate"/>
      </w:r>
      <w:r w:rsidR="00D126B8">
        <w:rPr>
          <w:noProof/>
        </w:rPr>
        <w:t>(Spoelhof et al., 2017)</w:t>
      </w:r>
      <w:r w:rsidR="00D126B8">
        <w:fldChar w:fldCharType="end"/>
      </w:r>
      <w:r w:rsidR="007013D1">
        <w:t xml:space="preserve">, and there are other rarer mechanisms to produce auto and allopolyploids involving genome doubling. </w:t>
      </w:r>
    </w:p>
    <w:p w14:paraId="16C3EAF9" w14:textId="77777777" w:rsidR="00BD72D2" w:rsidRDefault="00BD72D2" w:rsidP="00CF7DD7"/>
    <w:p w14:paraId="7B34AA31" w14:textId="0A297F6E" w:rsidR="001C0358" w:rsidRPr="005844A5" w:rsidRDefault="005A7FE3" w:rsidP="00AF05FA">
      <w:r>
        <w:lastRenderedPageBreak/>
        <w:t xml:space="preserve">Polyploidy </w:t>
      </w:r>
      <w:r w:rsidR="005F11F5">
        <w:t xml:space="preserve">is a contributing factor to </w:t>
      </w:r>
      <w:r w:rsidR="004A324D">
        <w:t>taxonomic complexity</w:t>
      </w:r>
      <w:r w:rsidR="004F731D">
        <w:t xml:space="preserve">, </w:t>
      </w:r>
      <w:r w:rsidR="00391235">
        <w:t>with recurrent</w:t>
      </w:r>
      <w:r w:rsidR="004F731D">
        <w:t xml:space="preserve"> polyploid</w:t>
      </w:r>
      <w:r w:rsidR="00391235">
        <w:t xml:space="preserve"> formation followed</w:t>
      </w:r>
      <w:r w:rsidR="001C5449">
        <w:t xml:space="preserve"> by hybridisation within and between ploidy levels being </w:t>
      </w:r>
      <w:r w:rsidR="001C32B2">
        <w:t>the</w:t>
      </w:r>
      <w:r w:rsidR="001C5449">
        <w:t xml:space="preserve"> main driver</w:t>
      </w:r>
      <w:r w:rsidR="009C76A9">
        <w:t xml:space="preserve"> </w:t>
      </w:r>
      <w:r w:rsidR="00CB5FC6">
        <w:t>of some TCGs</w:t>
      </w:r>
      <w:r w:rsidR="00D126B8">
        <w:t xml:space="preserve"> </w:t>
      </w:r>
      <w:r w:rsidR="00D126B8">
        <w:fldChar w:fldCharType="begin"/>
      </w:r>
      <w:r w:rsidR="00D126B8">
        <w:instrText xml:space="preserve"> ADDIN EN.CITE &lt;EndNote&gt;&lt;Cite&gt;&lt;Author&gt;Brochmann&lt;/Author&gt;&lt;Year&gt;2004&lt;/Year&gt;&lt;RecNum&gt;1495&lt;/RecNum&gt;&lt;DisplayText&gt;(Brochmann et al., 2004)&lt;/DisplayText&gt;&lt;record&gt;&lt;rec-number&gt;1495&lt;/rec-number&gt;&lt;foreign-keys&gt;&lt;key app="EN" db-id="rv5pzvwrkefxw5ez0dn5522yetsaer2px2s0" timestamp="1598713413"&gt;1495&lt;/key&gt;&lt;/foreign-keys&gt;&lt;ref-type name="Journal Article"&gt;17&lt;/ref-type&gt;&lt;contributors&gt;&lt;authors&gt;&lt;author&gt;Brochmann, C.&lt;/author&gt;&lt;author&gt;Brysting, A. K.&lt;/author&gt;&lt;author&gt;Alsos, I. G.&lt;/author&gt;&lt;author&gt;Borgen, L.&lt;/author&gt;&lt;author&gt;Grundt, H. H.&lt;/author&gt;&lt;author&gt;Scheen, A. C.&lt;/author&gt;&lt;author&gt;Elven, R.&lt;/author&gt;&lt;/authors&gt;&lt;/contributors&gt;&lt;titles&gt;&lt;title&gt;Polyploidy in arctic plants&lt;/title&gt;&lt;secondary-title&gt;Biological Journal of the Linnean Society&lt;/secondary-title&gt;&lt;/titles&gt;&lt;periodical&gt;&lt;full-title&gt;Biological Journal of the Linnean Society&lt;/full-title&gt;&lt;/periodical&gt;&lt;pages&gt;521-536&lt;/pages&gt;&lt;volume&gt;82&lt;/volume&gt;&lt;number&gt;4&lt;/number&gt;&lt;dates&gt;&lt;year&gt;2004&lt;/year&gt;&lt;pub-dates&gt;&lt;date&gt;Aug&lt;/date&gt;&lt;/pub-dates&gt;&lt;/dates&gt;&lt;isbn&gt;0024-4066&lt;/isbn&gt;&lt;accession-num&gt;WOS:000223808600012&lt;/accession-num&gt;&lt;urls&gt;&lt;related-urls&gt;&lt;url&gt;&amp;lt;Go to ISI&amp;gt;://WOS:000223808600012&lt;/url&gt;&lt;/related-urls&gt;&lt;/urls&gt;&lt;electronic-resource-num&gt;10.1111/j.1095-8312.2004.00337.x&lt;/electronic-resource-num&gt;&lt;/record&gt;&lt;/Cite&gt;&lt;/EndNote&gt;</w:instrText>
      </w:r>
      <w:r w:rsidR="00D126B8">
        <w:fldChar w:fldCharType="separate"/>
      </w:r>
      <w:r w:rsidR="00D126B8">
        <w:rPr>
          <w:noProof/>
        </w:rPr>
        <w:t>(Brochmann et al., 2004)</w:t>
      </w:r>
      <w:r w:rsidR="00D126B8">
        <w:fldChar w:fldCharType="end"/>
      </w:r>
      <w:r w:rsidR="004F731D">
        <w:t xml:space="preserve">. </w:t>
      </w:r>
      <w:r w:rsidR="00F05B71">
        <w:t>Further, there is</w:t>
      </w:r>
      <w:r w:rsidR="004F731D">
        <w:t xml:space="preserve"> evidence to suggest that polyploidy facilitates</w:t>
      </w:r>
      <w:r w:rsidR="004A324D">
        <w:t xml:space="preserve"> </w:t>
      </w:r>
      <w:r w:rsidR="004F731D">
        <w:t>hybridisation as ploidy level increases</w:t>
      </w:r>
      <w:r w:rsidR="00A87097">
        <w:t>, i.e. tetraploid x tetraploid crosses are more successful than diploid x diploid crosses</w:t>
      </w:r>
      <w:r w:rsidR="00D126B8">
        <w:t xml:space="preserve"> </w:t>
      </w:r>
      <w:r w:rsidR="00D126B8">
        <w:fldChar w:fldCharType="begin">
          <w:fldData xml:space="preserve">PEVuZE5vdGU+PENpdGU+PEF1dGhvcj5Ob3Zpa292YTwvQXV0aG9yPjxZZWFyPjIwMjA8L1llYXI+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</w:fldData>
        </w:fldChar>
      </w:r>
      <w:r w:rsidR="00D126B8">
        <w:instrText xml:space="preserve"> ADDIN EN.CITE </w:instrText>
      </w:r>
      <w:r w:rsidR="00D126B8">
        <w:fldChar w:fldCharType="begin">
          <w:fldData xml:space="preserve">PEVuZE5vdGU+PENpdGU+PEF1dGhvcj5Ob3Zpa292YTwvQXV0aG9yPjxZZWFyPjIwMjA8L1llYXI+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</w:fldData>
        </w:fldChar>
      </w:r>
      <w:r w:rsidR="00D126B8">
        <w:instrText xml:space="preserve"> ADDIN EN.CITE.DATA </w:instrText>
      </w:r>
      <w:r w:rsidR="00D126B8">
        <w:fldChar w:fldCharType="end"/>
      </w:r>
      <w:r w:rsidR="00D126B8">
        <w:fldChar w:fldCharType="separate"/>
      </w:r>
      <w:r w:rsidR="00D126B8">
        <w:rPr>
          <w:noProof/>
        </w:rPr>
        <w:t>(Novikova et al., 2020, Monnahan et al., 2019)</w:t>
      </w:r>
      <w:r w:rsidR="00D126B8">
        <w:fldChar w:fldCharType="end"/>
      </w:r>
      <w:r w:rsidR="004F731D">
        <w:t xml:space="preserve">. </w:t>
      </w:r>
      <w:r w:rsidR="00A87097">
        <w:t xml:space="preserve">Shifts in mating system from outcrossing to selfing or apomixis are also correlated with polyploid formation, due to </w:t>
      </w:r>
      <w:r w:rsidR="00635B3E">
        <w:t xml:space="preserve">the breakdown of self-incompatibility, selection </w:t>
      </w:r>
      <w:r w:rsidR="0029446E">
        <w:t xml:space="preserve">against </w:t>
      </w:r>
      <w:r w:rsidR="00635B3E">
        <w:t>minority cytotype exclusion, and the capability of polyploids to alleviate inbreeding depression</w:t>
      </w:r>
      <w:r w:rsidR="00D126B8">
        <w:t xml:space="preserve"> </w:t>
      </w:r>
      <w:r w:rsidR="00D126B8">
        <w:fldChar w:fldCharType="begin">
          <w:fldData xml:space="preserve">PEVuZE5vdGU+PENpdGU+PEF1dGhvcj5CYXJyaW5nZXI8L0F1dGhvcj48WWVhcj4yMDA3PC9ZZWFy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=
</w:fldData>
        </w:fldChar>
      </w:r>
      <w:r w:rsidR="00D126B8">
        <w:instrText xml:space="preserve"> ADDIN EN.CITE </w:instrText>
      </w:r>
      <w:r w:rsidR="00D126B8">
        <w:fldChar w:fldCharType="begin">
          <w:fldData xml:space="preserve">PEVuZE5vdGU+PENpdGU+PEF1dGhvcj5CYXJyaW5nZXI8L0F1dGhvcj48WWVhcj4yMDA3PC9ZZWFy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=
</w:fldData>
        </w:fldChar>
      </w:r>
      <w:r w:rsidR="00D126B8">
        <w:instrText xml:space="preserve"> ADDIN EN.CITE.DATA </w:instrText>
      </w:r>
      <w:r w:rsidR="00D126B8">
        <w:fldChar w:fldCharType="end"/>
      </w:r>
      <w:r w:rsidR="00D126B8">
        <w:fldChar w:fldCharType="separate"/>
      </w:r>
      <w:r w:rsidR="00D126B8">
        <w:rPr>
          <w:noProof/>
        </w:rPr>
        <w:t>(Barringer, 2007)</w:t>
      </w:r>
      <w:r w:rsidR="00D126B8">
        <w:fldChar w:fldCharType="end"/>
      </w:r>
      <w:r w:rsidR="00D126B8">
        <w:t>.</w:t>
      </w:r>
      <w:r w:rsidR="00635B3E">
        <w:t xml:space="preserve"> </w:t>
      </w:r>
      <w:r w:rsidR="005D32B2">
        <w:t>R</w:t>
      </w:r>
      <w:r w:rsidR="004A324D">
        <w:t xml:space="preserve">ecurrent polyploidisation </w:t>
      </w:r>
      <w:r w:rsidR="001C0358">
        <w:t xml:space="preserve">has been shown to </w:t>
      </w:r>
      <w:r w:rsidR="004A324D">
        <w:t xml:space="preserve">generate taxa of ever higher ploidy levels, some of which may persist to form new species, or backcross with parental species to form a complex reticulate </w:t>
      </w:r>
      <w:r>
        <w:t>group</w:t>
      </w:r>
      <w:r w:rsidR="00EA7028">
        <w:t xml:space="preserve"> </w:t>
      </w:r>
      <w:r w:rsidR="00EA7028">
        <w:fldChar w:fldCharType="begin"/>
      </w:r>
      <w:r w:rsidR="00EA7028">
        <w:instrText xml:space="preserve"> ADDIN EN.CITE &lt;EndNote&gt;&lt;Cite&gt;&lt;Author&gt;Brochmann&lt;/Author&gt;&lt;Year&gt;1992&lt;/Year&gt;&lt;RecNum&gt;1496&lt;/RecNum&gt;&lt;DisplayText&gt;(Brochmann et al., 1992)&lt;/DisplayText&gt;&lt;record&gt;&lt;rec-number&gt;1496&lt;/rec-number&gt;&lt;foreign-keys&gt;&lt;key app="EN" db-id="rv5pzvwrkefxw5ez0dn5522yetsaer2px2s0" timestamp="1598713665"&gt;1496&lt;/key&gt;&lt;/foreign-keys&gt;&lt;ref-type name="Journal Article"&gt;17&lt;/ref-type&gt;&lt;contributors&gt;&lt;authors&gt;&lt;author&gt;Brochmann, C.&lt;/author&gt;&lt;author&gt;Soltis, P. S.&lt;/author&gt;&lt;author&gt;Soltis, D. E.&lt;/author&gt;&lt;/authors&gt;&lt;/contributors&gt;&lt;titles&gt;&lt;title&gt;RECURRENT FORMATION AND POLYPHYLY OF NORDIC POLYPLOIDS IN DRABA (BRASSICACEAE)&lt;/title&gt;&lt;secondary-title&gt;American Journal of Botany&lt;/secondary-title&gt;&lt;/titles&gt;&lt;periodical&gt;&lt;full-title&gt;American Journal of Botany&lt;/full-title&gt;&lt;/periodical&gt;&lt;pages&gt;673-688&lt;/pages&gt;&lt;volume&gt;79&lt;/volume&gt;&lt;number&gt;6&lt;/number&gt;&lt;dates&gt;&lt;year&gt;1992&lt;/year&gt;&lt;pub-dates&gt;&lt;date&gt;Jun&lt;/date&gt;&lt;/pub-dates&gt;&lt;/dates&gt;&lt;isbn&gt;0002-9122&lt;/isbn&gt;&lt;accession-num&gt;WOS:A1992HZ92600009&lt;/accession-num&gt;&lt;urls&gt;&lt;related-urls&gt;&lt;url&gt;&amp;lt;Go to ISI&amp;gt;://WOS:A1992HZ92600009&lt;/url&gt;&lt;/related-urls&gt;&lt;/urls&gt;&lt;electronic-resource-num&gt;10.2307/2444883&lt;/electronic-resource-num&gt;&lt;/record&gt;&lt;/Cite&gt;&lt;/EndNote&gt;</w:instrText>
      </w:r>
      <w:r w:rsidR="00EA7028">
        <w:fldChar w:fldCharType="separate"/>
      </w:r>
      <w:r w:rsidR="00EA7028">
        <w:rPr>
          <w:noProof/>
        </w:rPr>
        <w:t>(Brochmann et al., 1992)</w:t>
      </w:r>
      <w:r w:rsidR="00EA7028">
        <w:fldChar w:fldCharType="end"/>
      </w:r>
      <w:r w:rsidR="004A324D">
        <w:t>.</w:t>
      </w:r>
      <w:r w:rsidR="00D13E09" w:rsidRPr="009772C8">
        <w:t xml:space="preserve"> </w:t>
      </w:r>
      <w:r w:rsidR="005844A5">
        <w:t>P</w:t>
      </w:r>
      <w:r w:rsidR="001C0358">
        <w:t>olyploid type (auto or allopolyploid) is important in determining their role in taxonomic complexity</w:t>
      </w:r>
      <w:r w:rsidR="005844A5">
        <w:t>.</w:t>
      </w:r>
      <w:r w:rsidR="005844A5" w:rsidRPr="005844A5">
        <w:t xml:space="preserve"> </w:t>
      </w:r>
      <w:proofErr w:type="spellStart"/>
      <w:r w:rsidR="005844A5">
        <w:t>Autopolyploids</w:t>
      </w:r>
      <w:proofErr w:type="spellEnd"/>
      <w:r w:rsidR="005844A5">
        <w:t xml:space="preserve"> and allopolyploids are</w:t>
      </w:r>
      <w:r w:rsidR="00823C7B">
        <w:t xml:space="preserve"> both</w:t>
      </w:r>
      <w:r w:rsidR="005844A5">
        <w:t xml:space="preserve"> frequent in nature; current estimates for both kinds of polyploids are around 10% </w:t>
      </w:r>
      <w:r w:rsidR="00EA7028">
        <w:fldChar w:fldCharType="begin">
          <w:fldData xml:space="preserve">PEVuZE5vdGU+PENpdGU+PEF1dGhvcj5CYXJrZXI8L0F1dGhvcj48WWVhcj4yMDE2PC9ZZWFyPjxS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</w:fldData>
        </w:fldChar>
      </w:r>
      <w:r w:rsidR="00EA7028">
        <w:instrText xml:space="preserve"> ADDIN EN.CITE </w:instrText>
      </w:r>
      <w:r w:rsidR="00EA7028">
        <w:fldChar w:fldCharType="begin">
          <w:fldData xml:space="preserve">PEVuZE5vdGU+PENpdGU+PEF1dGhvcj5CYXJrZXI8L0F1dGhvcj48WWVhcj4yMDE2PC9ZZWFyPjxS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</w:fldData>
        </w:fldChar>
      </w:r>
      <w:r w:rsidR="00EA7028">
        <w:instrText xml:space="preserve"> ADDIN EN.CITE.DATA </w:instrText>
      </w:r>
      <w:r w:rsidR="00EA7028">
        <w:fldChar w:fldCharType="end"/>
      </w:r>
      <w:r w:rsidR="00EA7028">
        <w:fldChar w:fldCharType="separate"/>
      </w:r>
      <w:r w:rsidR="00EA7028">
        <w:rPr>
          <w:noProof/>
        </w:rPr>
        <w:t>(Barker et al., 2016)</w:t>
      </w:r>
      <w:r w:rsidR="00EA7028">
        <w:fldChar w:fldCharType="end"/>
      </w:r>
      <w:r w:rsidR="001C0358">
        <w:t xml:space="preserve">. </w:t>
      </w:r>
      <w:proofErr w:type="spellStart"/>
      <w:r w:rsidR="008D04E3">
        <w:t>Autopolyploids</w:t>
      </w:r>
      <w:proofErr w:type="spellEnd"/>
      <w:r w:rsidR="008D04E3">
        <w:t xml:space="preserve"> form complexes within species where </w:t>
      </w:r>
      <w:r w:rsidR="00E74FBA">
        <w:t xml:space="preserve">ecology can shape the distribution of cytotypes </w:t>
      </w:r>
      <w:r w:rsidR="00EA7028">
        <w:fldChar w:fldCharType="begin"/>
      </w:r>
      <w:r w:rsidR="00EA7028">
        <w:instrText xml:space="preserve"> ADDIN EN.CITE &lt;EndNote&gt;&lt;Cite&gt;&lt;Author&gt;Wilson&lt;/Author&gt;&lt;Year&gt;2020&lt;/Year&gt;&lt;RecNum&gt;1497&lt;/RecNum&gt;&lt;DisplayText&gt;(Wilson et al., 2020)&lt;/DisplayText&gt;&lt;record&gt;&lt;rec-number&gt;1497&lt;/rec-number&gt;&lt;foreign-keys&gt;&lt;key app="EN" db-id="rv5pzvwrkefxw5ez0dn5522yetsaer2px2s0" timestamp="1598713798"&gt;1497&lt;/key&gt;&lt;/foreign-keys&gt;&lt;ref-type name="Journal Article"&gt;17&lt;/ref-type&gt;&lt;contributors&gt;&lt;authors&gt;&lt;author&gt;Wilson, J.&lt;/author&gt;&lt;author&gt;Perry, A.&lt;/author&gt;&lt;author&gt;Shepherd, J. R.&lt;/author&gt;&lt;author&gt;Duran-Castillo, M.&lt;/author&gt;&lt;author&gt;Jeffree, C. E.&lt;/author&gt;&lt;author&gt;Cavers, S.&lt;/author&gt;&lt;/authors&gt;&lt;/contributors&gt;&lt;titles&gt;&lt;title&gt;Invasion, isolation and evolution shape population genetic structure in Campanula rotundifolia&lt;/title&gt;&lt;secondary-title&gt;Aob Plants&lt;/secondary-title&gt;&lt;/titles&gt;&lt;periodical&gt;&lt;full-title&gt;Aob Plants&lt;/full-title&gt;&lt;abbr-1&gt;Aob Plants&lt;/abbr-1&gt;&lt;/periodical&gt;&lt;volume&gt;12&lt;/volume&gt;&lt;number&gt;2&lt;/number&gt;&lt;dates&gt;&lt;year&gt;2020&lt;/year&gt;&lt;pub-dates&gt;&lt;date&gt;Mar&lt;/date&gt;&lt;/pub-dates&gt;&lt;/dates&gt;&lt;isbn&gt;2041-2851&lt;/isbn&gt;&lt;accession-num&gt;WOS:000528038000001&lt;/accession-num&gt;&lt;urls&gt;&lt;related-urls&gt;&lt;url&gt;&amp;lt;Go to ISI&amp;gt;://WOS:000528038000001&lt;/url&gt;&lt;/related-urls&gt;&lt;/urls&gt;&lt;custom7&gt;plaa011&lt;/custom7&gt;&lt;electronic-resource-num&gt;10.1093/aobpla/plaa011&lt;/electronic-resource-num&gt;&lt;/record&gt;&lt;/Cite&gt;&lt;/EndNote&gt;</w:instrText>
      </w:r>
      <w:r w:rsidR="00EA7028">
        <w:fldChar w:fldCharType="separate"/>
      </w:r>
      <w:r w:rsidR="00EA7028">
        <w:rPr>
          <w:noProof/>
        </w:rPr>
        <w:t>(Wilson et al., 2020)</w:t>
      </w:r>
      <w:r w:rsidR="00EA7028">
        <w:fldChar w:fldCharType="end"/>
      </w:r>
      <w:r w:rsidR="008E5415">
        <w:t>, however these cytotypes are rarely considered species</w:t>
      </w:r>
      <w:r w:rsidR="00EA7028">
        <w:t xml:space="preserve"> </w:t>
      </w:r>
      <w:r w:rsidR="00EA7028">
        <w:fldChar w:fldCharType="begin"/>
      </w:r>
      <w:r w:rsidR="00EA7028">
        <w:instrText xml:space="preserve"> ADDIN EN.CITE &lt;EndNote&gt;&lt;Cite&gt;&lt;Author&gt;Ramsey&lt;/Author&gt;&lt;Year&gt;2014&lt;/Year&gt;&lt;RecNum&gt;1194&lt;/RecNum&gt;&lt;DisplayText&gt;(Ramsey and Ramsey, 2014)&lt;/DisplayText&gt;&lt;record&gt;&lt;rec-number&gt;1194&lt;/rec-number&gt;&lt;foreign-keys&gt;&lt;key app="EN" db-id="rv5pzvwrkefxw5ez0dn5522yetsaer2px2s0" timestamp="1580152119"&gt;1194&lt;/key&gt;&lt;/foreign-keys&gt;&lt;ref-type name="Journal Article"&gt;17&lt;/ref-type&gt;&lt;contributors&gt;&lt;authors&gt;&lt;author&gt;Ramsey, J.&lt;/author&gt;&lt;author&gt;Ramsey, T. S.&lt;/author&gt;&lt;/authors&gt;&lt;/contributors&gt;&lt;titles&gt;&lt;title&gt;Ecological studies of polyploidy in the 100 years following its discovery&lt;/title&gt;&lt;secondary-title&gt;Philosophical Transactions of the Royal Society B-Biological Sciences&lt;/secondary-title&gt;&lt;/titles&gt;&lt;periodical&gt;&lt;full-title&gt;Philosophical Transactions of the Royal Society B-Biological Sciences&lt;/full-title&gt;&lt;/periodical&gt;&lt;volume&gt;369&lt;/volume&gt;&lt;number&gt;1648&lt;/number&gt;&lt;dates&gt;&lt;year&gt;2014&lt;/year&gt;&lt;pub-dates&gt;&lt;date&gt;Aug&lt;/date&gt;&lt;/pub-dates&gt;&lt;/dates&gt;&lt;isbn&gt;0962-8436&lt;/isbn&gt;&lt;accession-num&gt;WOS:000338397100012&lt;/accession-num&gt;&lt;urls&gt;&lt;related-urls&gt;&lt;url&gt;&amp;lt;Go to ISI&amp;gt;://WOS:000338397100012&lt;/url&gt;&lt;/related-urls&gt;&lt;/urls&gt;&lt;custom7&gt;20130352&lt;/custom7&gt;&lt;electronic-resource-num&gt;10.1098/rstb.2013.0352&lt;/electronic-resource-num&gt;&lt;/record&gt;&lt;/Cite&gt;&lt;/EndNote&gt;</w:instrText>
      </w:r>
      <w:r w:rsidR="00EA7028">
        <w:fldChar w:fldCharType="separate"/>
      </w:r>
      <w:r w:rsidR="00EA7028">
        <w:rPr>
          <w:noProof/>
        </w:rPr>
        <w:t>(Ramsey and Ramsey, 2014)</w:t>
      </w:r>
      <w:r w:rsidR="00EA7028">
        <w:fldChar w:fldCharType="end"/>
      </w:r>
      <w:r w:rsidR="008E5415">
        <w:t xml:space="preserve">. Allopolyploids </w:t>
      </w:r>
      <w:r w:rsidR="00A32F2D">
        <w:t xml:space="preserve">contribute to taxonomic complexity by combining two </w:t>
      </w:r>
      <w:r w:rsidR="00596496">
        <w:t>diverged</w:t>
      </w:r>
      <w:r w:rsidR="00A32F2D">
        <w:t xml:space="preserve"> genotypes to form a usually distinct and isolated taxon from the parents </w:t>
      </w:r>
      <w:r w:rsidR="00EA7028">
        <w:fldChar w:fldCharType="begin"/>
      </w:r>
      <w:r w:rsidR="00EA7028">
        <w:instrText xml:space="preserve"> ADDIN EN.CITE &lt;EndNote&gt;&lt;Cite&gt;&lt;Author&gt;Qiu&lt;/Author&gt;&lt;Year&gt;2020&lt;/Year&gt;&lt;RecNum&gt;1498&lt;/RecNum&gt;&lt;DisplayText&gt;(Qiu et al., 2020)&lt;/DisplayText&gt;&lt;record&gt;&lt;rec-number&gt;1498&lt;/rec-number&gt;&lt;foreign-keys&gt;&lt;key app="EN" db-id="rv5pzvwrkefxw5ez0dn5522yetsaer2px2s0" timestamp="1598714121"&gt;1498&lt;/key&gt;&lt;/foreign-keys&gt;&lt;ref-type name="Journal Article"&gt;17&lt;/ref-type&gt;&lt;contributors&gt;&lt;authors&gt;&lt;author&gt;Qiu, T.&lt;/author&gt;&lt;author&gt;Liu, Z. Y.&lt;/author&gt;&lt;author&gt;Liu, B.&lt;/author&gt;&lt;/authors&gt;&lt;/contributors&gt;&lt;titles&gt;&lt;title&gt;The effects of hybridization and genome doubling in plant evolution via allopolyploidy&lt;/title&gt;&lt;secondary-title&gt;Molecular Biology Reports&lt;/secondary-title&gt;&lt;/titles&gt;&lt;periodical&gt;&lt;full-title&gt;Molecular Biology Reports&lt;/full-title&gt;&lt;/periodical&gt;&lt;pages&gt;5549-5558&lt;/pages&gt;&lt;volume&gt;47&lt;/volume&gt;&lt;number&gt;7&lt;/number&gt;&lt;dates&gt;&lt;year&gt;2020&lt;/year&gt;&lt;pub-dates&gt;&lt;date&gt;Jul&lt;/date&gt;&lt;/pub-dates&gt;&lt;/dates&gt;&lt;isbn&gt;0301-4851&lt;/isbn&gt;&lt;accession-num&gt;WOS:000542060000001&lt;/accession-num&gt;&lt;urls&gt;&lt;related-urls&gt;&lt;url&gt;&amp;lt;Go to ISI&amp;gt;://WOS:000542060000001&lt;/url&gt;&lt;/related-urls&gt;&lt;/urls&gt;&lt;electronic-resource-num&gt;10.1007/s11033-020-05597-y&lt;/electronic-resource-num&gt;&lt;/record&gt;&lt;/Cite&gt;&lt;/EndNote&gt;</w:instrText>
      </w:r>
      <w:r w:rsidR="00EA7028">
        <w:fldChar w:fldCharType="separate"/>
      </w:r>
      <w:r w:rsidR="00EA7028">
        <w:rPr>
          <w:noProof/>
        </w:rPr>
        <w:t>(Qiu et al., 2020)</w:t>
      </w:r>
      <w:r w:rsidR="00EA7028">
        <w:fldChar w:fldCharType="end"/>
      </w:r>
      <w:r w:rsidR="00A32F2D">
        <w:t xml:space="preserve">. </w:t>
      </w:r>
      <w:r w:rsidR="005844A5">
        <w:t>Both kinds of polyploid</w:t>
      </w:r>
      <w:r w:rsidR="00596496">
        <w:t xml:space="preserve"> are </w:t>
      </w:r>
      <w:r w:rsidR="005844A5">
        <w:t xml:space="preserve">present within some TCGs (e.g. </w:t>
      </w:r>
      <w:proofErr w:type="spellStart"/>
      <w:r w:rsidR="005844A5">
        <w:rPr>
          <w:i/>
        </w:rPr>
        <w:t>Sorbus</w:t>
      </w:r>
      <w:proofErr w:type="spellEnd"/>
      <w:r w:rsidR="00EA7028">
        <w:t xml:space="preserve"> and</w:t>
      </w:r>
      <w:r w:rsidR="005844A5">
        <w:rPr>
          <w:i/>
        </w:rPr>
        <w:t xml:space="preserve"> </w:t>
      </w:r>
      <w:proofErr w:type="spellStart"/>
      <w:r w:rsidR="005844A5">
        <w:rPr>
          <w:i/>
        </w:rPr>
        <w:t>Cochlearia</w:t>
      </w:r>
      <w:proofErr w:type="spellEnd"/>
      <w:r w:rsidR="005844A5">
        <w:t>;</w:t>
      </w:r>
      <w:r w:rsidR="00EA7028">
        <w:t xml:space="preserve"> </w:t>
      </w:r>
      <w:r w:rsidR="00EA7028">
        <w:fldChar w:fldCharType="begin"/>
      </w:r>
      <w:r w:rsidR="00EA7028">
        <w:instrText xml:space="preserve"> ADDIN EN.CITE &lt;EndNote&gt;&lt;Cite&gt;&lt;Author&gt;Ludwig&lt;/Author&gt;&lt;Year&gt;2013&lt;/Year&gt;&lt;RecNum&gt;1491&lt;/RecNum&gt;&lt;DisplayText&gt;(Ludwig et al., 2013, Gill et al., 1978)&lt;/DisplayText&gt;&lt;record&gt;&lt;rec-number&gt;1491&lt;/rec-number&gt;&lt;foreign-keys&gt;&lt;key app="EN" db-id="rv5pzvwrkefxw5ez0dn5522yetsaer2px2s0" timestamp="1598702271"&gt;1491&lt;/key&gt;&lt;/foreign-keys&gt;&lt;ref-type name="Journal Article"&gt;17&lt;/ref-type&gt;&lt;contributors&gt;&lt;authors&gt;&lt;author&gt;Ludwig, S.&lt;/author&gt;&lt;author&gt;Robertson, A.&lt;/author&gt;&lt;author&gt;Rich, T. C. G.&lt;/author&gt;&lt;author&gt;Djordjevic, M.&lt;/author&gt;&lt;author&gt;Cerovic, R.&lt;/author&gt;&lt;author&gt;Houston, L.&lt;/author&gt;&lt;author&gt;Harris, S. A.&lt;/author&gt;&lt;author&gt;Hiscock, S. J.&lt;/author&gt;&lt;/authors&gt;&lt;/contributors&gt;&lt;titles&gt;&lt;title&gt;Breeding systems, hybridization and continuing evolution in Avon Gorge Sorbus&lt;/title&gt;&lt;secondary-title&gt;Annals of Botany&lt;/secondary-title&gt;&lt;/titles&gt;&lt;periodical&gt;&lt;full-title&gt;Annals of Botany&lt;/full-title&gt;&lt;/periodical&gt;&lt;pages&gt;563-575&lt;/pages&gt;&lt;volume&gt;111&lt;/volume&gt;&lt;number&gt;4&lt;/number&gt;&lt;dates&gt;&lt;year&gt;2013&lt;/year&gt;&lt;pub-dates&gt;&lt;date&gt;Apr&lt;/date&gt;&lt;/pub-dates&gt;&lt;/dates&gt;&lt;isbn&gt;0305-7364&lt;/isbn&gt;&lt;accession-num&gt;WOS:000316692500005&lt;/accession-num&gt;&lt;urls&gt;&lt;related-urls&gt;&lt;url&gt;&amp;lt;Go to ISI&amp;gt;://WOS:000316692500005&lt;/url&gt;&lt;/related-urls&gt;&lt;/urls&gt;&lt;electronic-resource-num&gt;10.1093/aob/mct013&lt;/electronic-resource-num&gt;&lt;/record&gt;&lt;/Cite&gt;&lt;Cite&gt;&lt;Author&gt;Gill&lt;/Author&gt;&lt;Year&gt;1978&lt;/Year&gt;&lt;RecNum&gt;1270&lt;/RecNum&gt;&lt;record&gt;&lt;rec-number&gt;1270&lt;/rec-number&gt;&lt;foreign-keys&gt;&lt;key app="EN" db-id="rv5pzvwrkefxw5ez0dn5522yetsaer2px2s0" timestamp="1587718145"&gt;1270&lt;/key&gt;&lt;/foreign-keys&gt;&lt;ref-type name="Journal Article"&gt;17&lt;/ref-type&gt;&lt;contributors&gt;&lt;authors&gt;&lt;author&gt;Gill, J.J.B.&lt;/author&gt;&lt;author&gt;McAllister, H.A.&lt;/author&gt;&lt;author&gt;Fearn, G.M.&lt;/author&gt;&lt;/authors&gt;&lt;/contributors&gt;&lt;titles&gt;&lt;title&gt;Cytotaxonomic studies on the Cochlearia officinalis L.&amp;#xD;group from inland stations in Britain&lt;/title&gt;&lt;secondary-title&gt;Watsonia&lt;/secondary-title&gt;&lt;/titles&gt;&lt;periodical&gt;&lt;full-title&gt;Watsonia&lt;/full-title&gt;&lt;/periodical&gt;&lt;pages&gt;15-21&lt;/pages&gt;&lt;volume&gt;12&lt;/volume&gt;&lt;dates&gt;&lt;year&gt;1978&lt;/year&gt;&lt;/dates&gt;&lt;urls&gt;&lt;/urls&gt;&lt;/record&gt;&lt;/Cite&gt;&lt;/EndNote&gt;</w:instrText>
      </w:r>
      <w:r w:rsidR="00EA7028">
        <w:fldChar w:fldCharType="separate"/>
      </w:r>
      <w:r w:rsidR="00EA7028">
        <w:rPr>
          <w:noProof/>
        </w:rPr>
        <w:t>(Ludwig et al., 2013, Gill et al., 1978)</w:t>
      </w:r>
      <w:r w:rsidR="00EA7028">
        <w:fldChar w:fldCharType="end"/>
      </w:r>
      <w:r w:rsidR="005844A5">
        <w:t>).</w:t>
      </w:r>
    </w:p>
    <w:p w14:paraId="2F870D5A" w14:textId="72546DBE" w:rsidR="001C0358" w:rsidRDefault="001C0358" w:rsidP="00AF05FA"/>
    <w:p w14:paraId="5AC01485" w14:textId="4D79A3C6" w:rsidR="00CB5FC6" w:rsidRDefault="00053CC9" w:rsidP="00AF05FA">
      <w:r>
        <w:t>U</w:t>
      </w:r>
      <w:r w:rsidR="00AF05FA">
        <w:t>nusual cytogenetic features in some plant groups</w:t>
      </w:r>
      <w:r w:rsidR="001F52F5">
        <w:t xml:space="preserve"> have generated </w:t>
      </w:r>
      <w:r w:rsidR="001C0358">
        <w:t>TCGs that have defied classification for over a hundred years.</w:t>
      </w:r>
      <w:r w:rsidR="005844A5">
        <w:t xml:space="preserve"> Two examples </w:t>
      </w:r>
      <w:r w:rsidR="00F4733B">
        <w:t xml:space="preserve">are the dog roses in </w:t>
      </w:r>
      <w:r w:rsidR="007230D2" w:rsidRPr="00053CC9">
        <w:rPr>
          <w:i/>
        </w:rPr>
        <w:t>Rosa</w:t>
      </w:r>
      <w:r w:rsidR="007230D2">
        <w:t xml:space="preserve"> </w:t>
      </w:r>
      <w:r w:rsidR="00F4733B">
        <w:t xml:space="preserve">section </w:t>
      </w:r>
      <w:proofErr w:type="spellStart"/>
      <w:r w:rsidR="00F4733B">
        <w:rPr>
          <w:i/>
        </w:rPr>
        <w:t>Caninae</w:t>
      </w:r>
      <w:proofErr w:type="spellEnd"/>
      <w:r w:rsidR="00F4733B">
        <w:t xml:space="preserve"> and the evening primroses in section </w:t>
      </w:r>
      <w:proofErr w:type="spellStart"/>
      <w:r w:rsidR="00F4733B">
        <w:rPr>
          <w:i/>
        </w:rPr>
        <w:t>Oenothera</w:t>
      </w:r>
      <w:proofErr w:type="spellEnd"/>
      <w:r w:rsidR="00EA7028">
        <w:t xml:space="preserve"> </w:t>
      </w:r>
      <w:r w:rsidR="00EA7028">
        <w:fldChar w:fldCharType="begin">
          <w:fldData xml:space="preserve">PEVuZE5vdGU+PENpdGU+PEF1dGhvcj5MaW08L0F1dGhvcj48WWVhcj4yMDA1PC9ZZWFyPjxSZWNO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</w:fldData>
        </w:fldChar>
      </w:r>
      <w:r w:rsidR="00EA7028">
        <w:instrText xml:space="preserve"> ADDIN EN.CITE </w:instrText>
      </w:r>
      <w:r w:rsidR="00EA7028">
        <w:fldChar w:fldCharType="begin">
          <w:fldData xml:space="preserve">PEVuZE5vdGU+PENpdGU+PEF1dGhvcj5MaW08L0F1dGhvcj48WWVhcj4yMDA1PC9ZZWFyPjxSZWNO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</w:fldData>
        </w:fldChar>
      </w:r>
      <w:r w:rsidR="00EA7028">
        <w:instrText xml:space="preserve"> ADDIN EN.CITE.DATA </w:instrText>
      </w:r>
      <w:r w:rsidR="00EA7028">
        <w:fldChar w:fldCharType="end"/>
      </w:r>
      <w:r w:rsidR="00EA7028">
        <w:fldChar w:fldCharType="separate"/>
      </w:r>
      <w:r w:rsidR="00EA7028">
        <w:rPr>
          <w:noProof/>
        </w:rPr>
        <w:t>(Lim et al., 2005, Cleland, 1944)</w:t>
      </w:r>
      <w:r w:rsidR="00EA7028">
        <w:fldChar w:fldCharType="end"/>
      </w:r>
      <w:r w:rsidR="00F4733B">
        <w:t>. The dog roses present an unusual breeding system where the female parent contributes 3-5 copies of the genome and the male parent contributes only one</w:t>
      </w:r>
      <w:r w:rsidR="005D75AE">
        <w:t xml:space="preserve"> (section </w:t>
      </w:r>
      <w:proofErr w:type="spellStart"/>
      <w:r w:rsidR="005D75AE">
        <w:rPr>
          <w:i/>
        </w:rPr>
        <w:t>Caninae</w:t>
      </w:r>
      <w:proofErr w:type="spellEnd"/>
      <w:r w:rsidR="005D75AE">
        <w:t xml:space="preserve"> species are usually pentaploid</w:t>
      </w:r>
      <w:r w:rsidR="00321DB6">
        <w:t>;</w:t>
      </w:r>
      <w:r w:rsidR="00EA7028">
        <w:t xml:space="preserve"> </w:t>
      </w:r>
      <w:r w:rsidR="00EA7028">
        <w:fldChar w:fldCharType="begin"/>
      </w:r>
      <w:r w:rsidR="00EA7028">
        <w:instrText xml:space="preserve"> ADDIN EN.CITE &lt;EndNote&gt;&lt;Cite&gt;&lt;Author&gt;Rowley&lt;/Author&gt;&lt;Year&gt;1967&lt;/Year&gt;&lt;RecNum&gt;1500&lt;/RecNum&gt;&lt;DisplayText&gt;(Rowley, 1967)&lt;/DisplayText&gt;&lt;record&gt;&lt;rec-number&gt;1500&lt;/rec-number&gt;&lt;foreign-keys&gt;&lt;key app="EN" db-id="rv5pzvwrkefxw5ez0dn5522yetsaer2px2s0" timestamp="1598715420"&gt;1500&lt;/key&gt;&lt;/foreign-keys&gt;&lt;ref-type name="Journal Article"&gt;17&lt;/ref-type&gt;&lt;contributors&gt;&lt;authors&gt;&lt;author&gt;Rowley, G.D.&lt;/author&gt;&lt;/authors&gt;&lt;/contributors&gt;&lt;titles&gt;&lt;title&gt;Chromosome Studies and Evolution in Rosa&lt;/title&gt;&lt;secondary-title&gt;Bulletin du Jardin botanique National de Belgique&lt;/secondary-title&gt;&lt;/titles&gt;&lt;periodical&gt;&lt;full-title&gt;Bulletin du Jardin botanique National de Belgique&lt;/full-title&gt;&lt;/periodical&gt;&lt;pages&gt;45-52&lt;/pages&gt;&lt;volume&gt;37&lt;/volume&gt;&lt;number&gt;1&lt;/number&gt;&lt;dates&gt;&lt;year&gt;1967&lt;/year&gt;&lt;/dates&gt;&lt;urls&gt;&lt;/urls&gt;&lt;/record&gt;&lt;/Cite&gt;&lt;/EndNote&gt;</w:instrText>
      </w:r>
      <w:r w:rsidR="00EA7028">
        <w:fldChar w:fldCharType="separate"/>
      </w:r>
      <w:r w:rsidR="00EA7028">
        <w:rPr>
          <w:noProof/>
        </w:rPr>
        <w:t>(Rowley, 1967)</w:t>
      </w:r>
      <w:r w:rsidR="00EA7028">
        <w:fldChar w:fldCharType="end"/>
      </w:r>
      <w:r w:rsidR="005D75AE">
        <w:t>)</w:t>
      </w:r>
      <w:r w:rsidR="00F4733B">
        <w:t>. This results in the hybrids containing a genome which is mostly maternal, and has the added complication that reciprocal crosses entirely change the genomic constitution of the hybrid.</w:t>
      </w:r>
      <w:r w:rsidR="005D75AE">
        <w:t xml:space="preserve"> </w:t>
      </w:r>
      <w:r w:rsidR="00363378">
        <w:t xml:space="preserve">Species are difficult to tell apart when this breeding system is combined with hybridisation between rose species, </w:t>
      </w:r>
      <w:r w:rsidR="00E43744">
        <w:t>as</w:t>
      </w:r>
      <w:r w:rsidR="00363378">
        <w:t xml:space="preserve"> hybrids are fertile and readily backcross, forming swarms of individuals that may be impossible to identify </w:t>
      </w:r>
      <w:r w:rsidR="00E43744">
        <w:t>m</w:t>
      </w:r>
      <w:r w:rsidR="00363378">
        <w:t>orphologically</w:t>
      </w:r>
      <w:r w:rsidR="00EA7028">
        <w:t xml:space="preserve"> </w:t>
      </w:r>
      <w:r w:rsidR="00EA7028">
        <w:fldChar w:fldCharType="begin"/>
      </w:r>
      <w:r w:rsidR="00EA7028">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EA7028">
        <w:fldChar w:fldCharType="separate"/>
      </w:r>
      <w:r w:rsidR="00EA7028">
        <w:rPr>
          <w:noProof/>
        </w:rPr>
        <w:t>(Stace et al., 2015)</w:t>
      </w:r>
      <w:r w:rsidR="00EA7028">
        <w:fldChar w:fldCharType="end"/>
      </w:r>
      <w:r w:rsidR="00363378">
        <w:t xml:space="preserve">. </w:t>
      </w:r>
      <w:r w:rsidR="002371BC">
        <w:t xml:space="preserve">Another example of strange cytogenetic behaviour, but at the diploid level, are the evening primroses. Here, the species exhibit </w:t>
      </w:r>
      <w:r w:rsidR="00321DB6">
        <w:t>a breeding system where translocation hybrids and balanced lethals produce chains of chromosomes which are inherited as single units</w:t>
      </w:r>
      <w:r w:rsidR="00EA7028">
        <w:t xml:space="preserve"> </w:t>
      </w:r>
      <w:r w:rsidR="00EA7028">
        <w:fldChar w:fldCharType="begin"/>
      </w:r>
      <w:r w:rsidR="00EA7028">
        <w:instrText xml:space="preserve"> ADDIN EN.CITE &lt;EndNote&gt;&lt;Cite&gt;&lt;Author&gt;Cleland&lt;/Author&gt;&lt;Year&gt;1944&lt;/Year&gt;&lt;RecNum&gt;1499&lt;/RecNum&gt;&lt;DisplayText&gt;(Cleland, 1944)&lt;/DisplayText&gt;&lt;record&gt;&lt;rec-number&gt;1499&lt;/rec-number&gt;&lt;foreign-keys&gt;&lt;key app="EN" db-id="rv5pzvwrkefxw5ez0dn5522yetsaer2px2s0" timestamp="1598714988"&gt;1499&lt;/key&gt;&lt;/foreign-keys&gt;&lt;ref-type name="Journal Article"&gt;17&lt;/ref-type&gt;&lt;contributors&gt;&lt;authors&gt;&lt;author&gt;Cleland, R. E.&lt;/author&gt;&lt;/authors&gt;&lt;/contributors&gt;&lt;titles&gt;&lt;title&gt;The problem of species in Oenothera&lt;/title&gt;&lt;secondary-title&gt;American Naturalist&lt;/secondary-title&gt;&lt;/titles&gt;&lt;periodical&gt;&lt;full-title&gt;American Naturalist&lt;/full-title&gt;&lt;/periodical&gt;&lt;pages&gt;5-28&lt;/pages&gt;&lt;volume&gt;78&lt;/volume&gt;&lt;dates&gt;&lt;year&gt;1944&lt;/year&gt;&lt;/dates&gt;&lt;isbn&gt;0003-0147&lt;/isbn&gt;&lt;accession-num&gt;WOS:000188901600001&lt;/accession-num&gt;&lt;urls&gt;&lt;related-urls&gt;&lt;url&gt;&amp;lt;Go to ISI&amp;gt;://WOS:000188901600001&lt;/url&gt;&lt;/related-urls&gt;&lt;/urls&gt;&lt;electronic-resource-num&gt;10.1086/281163&lt;/electronic-resource-num&gt;&lt;/record&gt;&lt;/Cite&gt;&lt;/EndNote&gt;</w:instrText>
      </w:r>
      <w:r w:rsidR="00EA7028">
        <w:fldChar w:fldCharType="separate"/>
      </w:r>
      <w:r w:rsidR="00EA7028">
        <w:rPr>
          <w:noProof/>
        </w:rPr>
        <w:t>(Cleland, 1944)</w:t>
      </w:r>
      <w:r w:rsidR="00EA7028">
        <w:fldChar w:fldCharType="end"/>
      </w:r>
      <w:r w:rsidR="00321DB6">
        <w:t xml:space="preserve">. </w:t>
      </w:r>
      <w:r w:rsidR="00642D80">
        <w:t xml:space="preserve">While evening primroses breed true when selfing, different combinations of chromosome chains </w:t>
      </w:r>
      <w:r w:rsidR="00413311">
        <w:t xml:space="preserve">generated through hybridisation </w:t>
      </w:r>
      <w:r w:rsidR="00642D80">
        <w:t>can produce completely new morphological taxa</w:t>
      </w:r>
      <w:r w:rsidR="00EA7028">
        <w:t xml:space="preserve"> </w:t>
      </w:r>
      <w:r w:rsidR="00EA7028">
        <w:fldChar w:fldCharType="begin"/>
      </w:r>
      <w:r w:rsidR="00EA7028">
        <w:instrText xml:space="preserve"> ADDIN EN.CITE &lt;EndNote&gt;&lt;Cite&gt;&lt;Author&gt;Cleland&lt;/Author&gt;&lt;Year&gt;1972&lt;/Year&gt;&lt;RecNum&gt;1501&lt;/RecNum&gt;&lt;DisplayText&gt;(Cleland, 1972)&lt;/DisplayText&gt;&lt;record&gt;&lt;rec-number&gt;1501&lt;/rec-number&gt;&lt;foreign-keys&gt;&lt;key app="EN" db-id="rv5pzvwrkefxw5ez0dn5522yetsaer2px2s0" timestamp="1598715747"&gt;1501&lt;/key&gt;&lt;/foreign-keys&gt;&lt;ref-type name="Book"&gt;6&lt;/ref-type&gt;&lt;contributors&gt;&lt;authors&gt;&lt;author&gt;Cleland, Ralph Erskine&lt;/author&gt;&lt;/authors&gt;&lt;/contributors&gt;&lt;titles&gt;&lt;title&gt;Oenothera : cytogenetics and evolution&lt;/title&gt;&lt;/titles&gt;&lt;keywords&gt;&lt;keyword&gt;Oenothera.&lt;/keyword&gt;&lt;/keywords&gt;&lt;dates&gt;&lt;year&gt;1972&lt;/year&gt;&lt;/dates&gt;&lt;pub-location&gt;London&lt;/pub-location&gt;&lt;publisher&gt;Academic Press&lt;/publisher&gt;&lt;isbn&gt;0121764508 : ¹7.00&lt;/isbn&gt;&lt;accession-num&gt;B7316005&lt;/accession-num&gt;&lt;call-num&gt;583/.44 18&amp;#xD;British Library DSC 3838.770000 vol 5&lt;/call-num&gt;&lt;urls&gt;&lt;/urls&gt;&lt;/record&gt;&lt;/Cite&gt;&lt;/EndNote&gt;</w:instrText>
      </w:r>
      <w:r w:rsidR="00EA7028">
        <w:fldChar w:fldCharType="separate"/>
      </w:r>
      <w:r w:rsidR="00EA7028">
        <w:rPr>
          <w:noProof/>
        </w:rPr>
        <w:t>(Cleland, 1972)</w:t>
      </w:r>
      <w:r w:rsidR="00EA7028">
        <w:fldChar w:fldCharType="end"/>
      </w:r>
      <w:r w:rsidR="00642D80">
        <w:t>.</w:t>
      </w:r>
      <w:r w:rsidR="00AC2D40">
        <w:t xml:space="preserve"> This introduces taxonomic complexity as, like the roses, when two species come into contact they form hybrid swarms of intermediate genotypes, each of which would breed true in isolation </w:t>
      </w:r>
      <w:r w:rsidR="00EA7028">
        <w:fldChar w:fldCharType="begin"/>
      </w:r>
      <w:r w:rsidR="00EA7028">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EA7028">
        <w:fldChar w:fldCharType="separate"/>
      </w:r>
      <w:r w:rsidR="00EA7028">
        <w:rPr>
          <w:noProof/>
        </w:rPr>
        <w:t>(Stace et al., 2015)</w:t>
      </w:r>
      <w:r w:rsidR="00EA7028">
        <w:fldChar w:fldCharType="end"/>
      </w:r>
      <w:r w:rsidR="00EA7028">
        <w:t>.</w:t>
      </w:r>
    </w:p>
    <w:p w14:paraId="3876A7F3" w14:textId="77777777" w:rsidR="00D20970" w:rsidRDefault="00D20970" w:rsidP="00CF7DD7"/>
    <w:p w14:paraId="2416A024" w14:textId="67DC0163" w:rsidR="00E5030A" w:rsidRDefault="00E5030A" w:rsidP="006B14DE">
      <w:pPr>
        <w:ind w:firstLine="720"/>
      </w:pPr>
      <w:r w:rsidRPr="00B31C0C">
        <w:rPr>
          <w:b/>
        </w:rPr>
        <w:t xml:space="preserve">Novel features of </w:t>
      </w:r>
      <w:r w:rsidR="00053CC9">
        <w:rPr>
          <w:b/>
        </w:rPr>
        <w:t>TCGs</w:t>
      </w:r>
      <w:r w:rsidRPr="00B31C0C">
        <w:rPr>
          <w:b/>
        </w:rPr>
        <w:t>; parasitism and plasticity</w:t>
      </w:r>
    </w:p>
    <w:p w14:paraId="130A3F9A" w14:textId="77777777" w:rsidR="00E5030A" w:rsidRDefault="00E5030A" w:rsidP="00E5030A"/>
    <w:p w14:paraId="44D8AA5D" w14:textId="5252908F" w:rsidR="005548D9" w:rsidRPr="00A6195C" w:rsidRDefault="005A7FE3" w:rsidP="00E5030A">
      <w:pPr>
        <w:rPr>
          <w:rFonts w:ascii="Times New Roman" w:eastAsia="Times New Roman" w:hAnsi="Times New Roman" w:cs="Times New Roman"/>
        </w:rPr>
      </w:pPr>
      <w:r>
        <w:t>Approximately</w:t>
      </w:r>
      <w:r w:rsidR="00E5030A">
        <w:t xml:space="preserve"> 1% of all angiosperm species</w:t>
      </w:r>
      <w:r>
        <w:t xml:space="preserve"> are parasitic</w:t>
      </w:r>
      <w:r w:rsidR="00E5030A">
        <w:t xml:space="preserve">, with some genera being particularly speciose such as </w:t>
      </w:r>
      <w:proofErr w:type="spellStart"/>
      <w:r w:rsidR="00E5030A">
        <w:rPr>
          <w:i/>
        </w:rPr>
        <w:t>Pedicularis</w:t>
      </w:r>
      <w:proofErr w:type="spellEnd"/>
      <w:r w:rsidR="00E5030A">
        <w:rPr>
          <w:i/>
        </w:rPr>
        <w:t xml:space="preserve"> </w:t>
      </w:r>
      <w:r w:rsidR="00E5030A">
        <w:t xml:space="preserve">(c.a. 650sp), </w:t>
      </w:r>
      <w:r w:rsidR="00E5030A">
        <w:rPr>
          <w:i/>
        </w:rPr>
        <w:t>Euphrasia</w:t>
      </w:r>
      <w:r w:rsidR="00E5030A">
        <w:t xml:space="preserve"> (c.a. </w:t>
      </w:r>
      <w:r w:rsidR="00DA0431">
        <w:t xml:space="preserve">260 </w:t>
      </w:r>
      <w:proofErr w:type="spellStart"/>
      <w:r w:rsidR="00E5030A">
        <w:t>sp</w:t>
      </w:r>
      <w:proofErr w:type="spellEnd"/>
      <w:r w:rsidR="00E5030A">
        <w:t xml:space="preserve">), and </w:t>
      </w:r>
      <w:proofErr w:type="spellStart"/>
      <w:r w:rsidR="00E5030A">
        <w:rPr>
          <w:i/>
        </w:rPr>
        <w:t>Thesium</w:t>
      </w:r>
      <w:proofErr w:type="spellEnd"/>
      <w:r w:rsidR="00E5030A">
        <w:rPr>
          <w:i/>
        </w:rPr>
        <w:t xml:space="preserve"> </w:t>
      </w:r>
      <w:r w:rsidR="00E5030A">
        <w:t>(c.a. 300sp)</w:t>
      </w:r>
      <w:r w:rsidR="00EA7028">
        <w:t xml:space="preserve"> </w:t>
      </w:r>
      <w:r w:rsidR="00EA7028">
        <w:fldChar w:fldCharType="begin">
          <w:fldData xml:space="preserve">PEVuZE5vdGU+PENpdGU+PEF1dGhvcj5OaWNrcmVudDwvQXV0aG9yPjxZZWFyPjIwMjA8L1llYXI+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</w:fldData>
        </w:fldChar>
      </w:r>
      <w:r w:rsidR="00EA7028">
        <w:instrText xml:space="preserve"> ADDIN EN.CITE </w:instrText>
      </w:r>
      <w:r w:rsidR="00EA7028">
        <w:fldChar w:fldCharType="begin">
          <w:fldData xml:space="preserve">PEVuZE5vdGU+PENpdGU+PEF1dGhvcj5OaWNrcmVudDwvQXV0aG9yPjxZZWFyPjIwMjA8L1llYXI+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</w:fldData>
        </w:fldChar>
      </w:r>
      <w:r w:rsidR="00EA7028">
        <w:instrText xml:space="preserve"> ADDIN EN.CITE.DATA </w:instrText>
      </w:r>
      <w:r w:rsidR="00EA7028">
        <w:fldChar w:fldCharType="end"/>
      </w:r>
      <w:r w:rsidR="00EA7028">
        <w:fldChar w:fldCharType="separate"/>
      </w:r>
      <w:r w:rsidR="00EA7028">
        <w:rPr>
          <w:noProof/>
        </w:rPr>
        <w:t>(Nickrent, 2020, Moore et al., 2010, Twyford, 2018)</w:t>
      </w:r>
      <w:r w:rsidR="00EA7028">
        <w:fldChar w:fldCharType="end"/>
      </w:r>
      <w:r w:rsidR="00E5030A">
        <w:t xml:space="preserve">. </w:t>
      </w:r>
      <w:r w:rsidR="00A553A6">
        <w:t>Parasitic plants are defined by the formation of a structure called the haustorium</w:t>
      </w:r>
      <w:r w:rsidR="006E20A5">
        <w:t xml:space="preserve"> (Figure 2)</w:t>
      </w:r>
      <w:r w:rsidR="000B3CE0">
        <w:t>, which is used to extract water and soluble nutrients from the host plant</w:t>
      </w:r>
      <w:r w:rsidR="00EA7028">
        <w:t xml:space="preserve"> </w:t>
      </w:r>
      <w:r w:rsidR="00EA7028">
        <w:fldChar w:fldCharType="begin"/>
      </w:r>
      <w:r w:rsidR="00EA7028">
        <w:instrText xml:space="preserve"> ADDIN EN.CITE &lt;EndNote&gt;&lt;Cite&gt;&lt;Author&gt;Twyford&lt;/Author&gt;&lt;Year&gt;2018&lt;/Year&gt;&lt;RecNum&gt;1140&lt;/RecNum&gt;&lt;DisplayText&gt;(Twyford, 2018)&lt;/DisplayText&gt;&lt;record&gt;&lt;rec-number&gt;1140&lt;/rec-number&gt;&lt;foreign-keys&gt;&lt;key app="EN" db-id="rv5pzvwrkefxw5ez0dn5522yetsaer2px2s0" timestamp="1541432880"&gt;1140&lt;/key&gt;&lt;/foreign-keys&gt;&lt;ref-type name="Journal Article"&gt;17&lt;/ref-type&gt;&lt;contributors&gt;&lt;authors&gt;&lt;author&gt;Twyford, A. D.&lt;/author&gt;&lt;/authors&gt;&lt;/contributors&gt;&lt;titles&gt;&lt;title&gt;Parasitic plants&lt;/title&gt;&lt;secondary-title&gt;Current Biology&lt;/secondary-title&gt;&lt;/titles&gt;&lt;periodical&gt;&lt;full-title&gt;Current Biology&lt;/full-title&gt;&lt;/periodical&gt;&lt;pages&gt;R857-R859&lt;/pages&gt;&lt;volume&gt;28&lt;/volume&gt;&lt;number&gt;16&lt;/number&gt;&lt;dates&gt;&lt;year&gt;2018&lt;/year&gt;&lt;pub-dates&gt;&lt;date&gt;Aug&lt;/date&gt;&lt;/pub-dates&gt;&lt;/dates&gt;&lt;isbn&gt;0960-9822&lt;/isbn&gt;&lt;accession-num&gt;WOS:000442111300004&lt;/accession-num&gt;&lt;urls&gt;&lt;related-urls&gt;&lt;url&gt;&amp;lt;Go to ISI&amp;gt;://WOS:000442111300004&lt;/url&gt;&lt;/related-urls&gt;&lt;/urls&gt;&lt;electronic-resource-num&gt;10.1016/j.cub.2018.06.030&lt;/electronic-resource-num&gt;&lt;/record&gt;&lt;/Cite&gt;&lt;/EndNote&gt;</w:instrText>
      </w:r>
      <w:r w:rsidR="00EA7028">
        <w:fldChar w:fldCharType="separate"/>
      </w:r>
      <w:r w:rsidR="00EA7028">
        <w:rPr>
          <w:noProof/>
        </w:rPr>
        <w:t>(Twyford, 2018)</w:t>
      </w:r>
      <w:r w:rsidR="00EA7028">
        <w:fldChar w:fldCharType="end"/>
      </w:r>
      <w:r w:rsidR="000B3CE0">
        <w:t>.</w:t>
      </w:r>
      <w:r w:rsidR="00F16295">
        <w:t xml:space="preserve"> The haustorium can attach </w:t>
      </w:r>
      <w:r w:rsidR="00F16295">
        <w:lastRenderedPageBreak/>
        <w:t xml:space="preserve">either to roots (e.g. </w:t>
      </w:r>
      <w:proofErr w:type="spellStart"/>
      <w:r w:rsidR="00F16295">
        <w:rPr>
          <w:i/>
        </w:rPr>
        <w:t>Orobanche</w:t>
      </w:r>
      <w:proofErr w:type="spellEnd"/>
      <w:r w:rsidR="00036127">
        <w:t>;</w:t>
      </w:r>
      <w:r w:rsidR="00EA7028">
        <w:t xml:space="preserve"> </w:t>
      </w:r>
      <w:r w:rsidR="00EA7028">
        <w:fldChar w:fldCharType="begin"/>
      </w:r>
      <w:r w:rsidR="00EA7028">
        <w:instrText xml:space="preserve"> ADDIN EN.CITE &lt;EndNote&gt;&lt;Cite&gt;&lt;Author&gt;Musselman&lt;/Author&gt;&lt;Year&gt;1980&lt;/Year&gt;&lt;RecNum&gt;1503&lt;/RecNum&gt;&lt;DisplayText&gt;(Musselman, 1980)&lt;/DisplayText&gt;&lt;record&gt;&lt;rec-number&gt;1503&lt;/rec-number&gt;&lt;foreign-keys&gt;&lt;key app="EN" db-id="rv5pzvwrkefxw5ez0dn5522yetsaer2px2s0" timestamp="1598716012"&gt;1503&lt;/key&gt;&lt;/foreign-keys&gt;&lt;ref-type name="Journal Article"&gt;17&lt;/ref-type&gt;&lt;contributors&gt;&lt;authors&gt;&lt;author&gt;Musselman, L. J.&lt;/author&gt;&lt;/authors&gt;&lt;/contributors&gt;&lt;titles&gt;&lt;title&gt;THE BIOLOGY OF STRIGA, OROBANCHE, AND OTHER ROOT-PARASITIC WEEDS&lt;/title&gt;&lt;secondary-title&gt;Annual Review of Phytopathology&lt;/secondary-title&gt;&lt;/titles&gt;&lt;periodical&gt;&lt;full-title&gt;Annual Review of Phytopathology&lt;/full-title&gt;&lt;/periodical&gt;&lt;pages&gt;463-489&lt;/pages&gt;&lt;volume&gt;18&lt;/volume&gt;&lt;dates&gt;&lt;year&gt;1980&lt;/year&gt;&lt;/dates&gt;&lt;isbn&gt;0066-4286&lt;/isbn&gt;&lt;accession-num&gt;WOS:A1980KF31300023&lt;/accession-num&gt;&lt;urls&gt;&lt;related-urls&gt;&lt;url&gt;&amp;lt;Go to ISI&amp;gt;://WOS:A1980KF31300023&lt;/url&gt;&lt;/related-urls&gt;&lt;/urls&gt;&lt;electronic-resource-num&gt;10.1146/annurev.py.18.090180.002335&lt;/electronic-resource-num&gt;&lt;/record&gt;&lt;/Cite&gt;&lt;/EndNote&gt;</w:instrText>
      </w:r>
      <w:r w:rsidR="00EA7028">
        <w:fldChar w:fldCharType="separate"/>
      </w:r>
      <w:r w:rsidR="00EA7028">
        <w:rPr>
          <w:noProof/>
        </w:rPr>
        <w:t>(Musselman, 1980)</w:t>
      </w:r>
      <w:r w:rsidR="00EA7028">
        <w:fldChar w:fldCharType="end"/>
      </w:r>
      <w:r w:rsidR="00F16295">
        <w:t xml:space="preserve">) or shoots (e.g. </w:t>
      </w:r>
      <w:proofErr w:type="spellStart"/>
      <w:r w:rsidR="00F16295">
        <w:rPr>
          <w:i/>
        </w:rPr>
        <w:t>Viscum</w:t>
      </w:r>
      <w:proofErr w:type="spellEnd"/>
      <w:r w:rsidR="00EA7028">
        <w:t xml:space="preserve"> </w:t>
      </w:r>
      <w:r w:rsidR="00AE2736">
        <w:fldChar w:fldCharType="begin"/>
      </w:r>
      <w:r w:rsidR="00AE2736">
        <w:instrText xml:space="preserve"> ADDIN EN.CITE &lt;EndNote&gt;&lt;Cite&gt;&lt;Author&gt;Becker&lt;/Author&gt;&lt;Year&gt;1986&lt;/Year&gt;&lt;RecNum&gt;1504&lt;/RecNum&gt;&lt;DisplayText&gt;(Becker, 1986)&lt;/DisplayText&gt;&lt;record&gt;&lt;rec-number&gt;1504&lt;/rec-number&gt;&lt;foreign-keys&gt;&lt;key app="EN" db-id="rv5pzvwrkefxw5ez0dn5522yetsaer2px2s0" timestamp="1598716108"&gt;1504&lt;/key&gt;&lt;/foreign-keys&gt;&lt;ref-type name="Journal Article"&gt;17&lt;/ref-type&gt;&lt;contributors&gt;&lt;authors&gt;&lt;author&gt;Becker, H.&lt;/author&gt;&lt;/authors&gt;&lt;/contributors&gt;&lt;titles&gt;&lt;title&gt;BOTANY OF EUROPEAN MISTLETOE (VISCUM-ALBUM L)&lt;/title&gt;&lt;secondary-title&gt;Oncology&lt;/secondary-title&gt;&lt;/titles&gt;&lt;periodical&gt;&lt;full-title&gt;Oncology&lt;/full-title&gt;&lt;/periodical&gt;&lt;pages&gt;2-7&lt;/pages&gt;&lt;volume&gt;43&lt;/volume&gt;&lt;dates&gt;&lt;year&gt;1986&lt;/year&gt;&lt;/dates&gt;&lt;isbn&gt;0030-2414&lt;/isbn&gt;&lt;accession-num&gt;WOS:A1986F476300002&lt;/accession-num&gt;&lt;urls&gt;&lt;related-urls&gt;&lt;url&gt;&amp;lt;Go to ISI&amp;gt;://WOS:A1986F476300002&lt;/url&gt;&lt;/related-urls&gt;&lt;/urls&gt;&lt;/record&gt;&lt;/Cite&gt;&lt;/EndNote&gt;</w:instrText>
      </w:r>
      <w:r w:rsidR="00AE2736">
        <w:fldChar w:fldCharType="separate"/>
      </w:r>
      <w:r w:rsidR="00AE2736">
        <w:rPr>
          <w:noProof/>
        </w:rPr>
        <w:t>(Becker, 1986)</w:t>
      </w:r>
      <w:r w:rsidR="00AE2736">
        <w:fldChar w:fldCharType="end"/>
      </w:r>
      <w:r w:rsidR="00F16295">
        <w:t>), or rarely the haustorium is present inside the</w:t>
      </w:r>
      <w:r w:rsidR="00413311">
        <w:t xml:space="preserve"> host</w:t>
      </w:r>
      <w:r w:rsidR="00F16295">
        <w:t xml:space="preserve"> plant itself (e.g. </w:t>
      </w:r>
      <w:proofErr w:type="spellStart"/>
      <w:r w:rsidR="00F16295">
        <w:t>endoparasitic</w:t>
      </w:r>
      <w:proofErr w:type="spellEnd"/>
      <w:r w:rsidR="00F16295">
        <w:t xml:space="preserve"> </w:t>
      </w:r>
      <w:proofErr w:type="spellStart"/>
      <w:r w:rsidR="00F16295">
        <w:rPr>
          <w:i/>
        </w:rPr>
        <w:t>Pilostyles</w:t>
      </w:r>
      <w:proofErr w:type="spellEnd"/>
      <w:r w:rsidR="00036127">
        <w:t xml:space="preserve">; </w:t>
      </w:r>
      <w:r w:rsidR="00AB14A4">
        <w:fldChar w:fldCharType="begin"/>
      </w:r>
      <w:r w:rsidR="00AB14A4">
        <w:instrText xml:space="preserve"> ADDIN EN.CITE &lt;EndNote&gt;&lt;Cite&gt;&lt;Author&gt;Fernandes&lt;/Author&gt;&lt;Year&gt;1998&lt;/Year&gt;&lt;RecNum&gt;1506&lt;/RecNum&gt;&lt;DisplayText&gt;(Fernandes et al., 1998)&lt;/DisplayText&gt;&lt;record&gt;&lt;rec-number&gt;1506&lt;/rec-number&gt;&lt;foreign-keys&gt;&lt;key app="EN" db-id="rv5pzvwrkefxw5ez0dn5522yetsaer2px2s0" timestamp="1598716573"&gt;1506&lt;/key&gt;&lt;/foreign-keys&gt;&lt;ref-type name="Journal Article"&gt;17&lt;/ref-type&gt;&lt;contributors&gt;&lt;authors&gt;&lt;author&gt;Fernandes, G. W.&lt;/author&gt;&lt;author&gt;de Mattos, E. A.&lt;/author&gt;&lt;author&gt;Franco, A. C.&lt;/author&gt;&lt;author&gt;Luttge, U.&lt;/author&gt;&lt;author&gt;Ziegler, H.&lt;/author&gt;&lt;/authors&gt;&lt;/contributors&gt;&lt;titles&gt;&lt;title&gt;Influence of the parasite Pilostyles ingae (Rafflesiaceae) on some physiological parameters of the host plant, Mimosa naguirei (Mimosaceae)&lt;/title&gt;&lt;secondary-title&gt;Botanica Acta&lt;/secondary-title&gt;&lt;/titles&gt;&lt;periodical&gt;&lt;full-title&gt;Botanica Acta&lt;/full-title&gt;&lt;/periodical&gt;&lt;pages&gt;51-54&lt;/pages&gt;&lt;volume&gt;111&lt;/volume&gt;&lt;number&gt;1&lt;/number&gt;&lt;dates&gt;&lt;year&gt;1998&lt;/year&gt;&lt;pub-dates&gt;&lt;date&gt;Feb&lt;/date&gt;&lt;/pub-dates&gt;&lt;/dates&gt;&lt;isbn&gt;0932-8629&lt;/isbn&gt;&lt;accession-num&gt;WOS:000072543900007&lt;/accession-num&gt;&lt;urls&gt;&lt;related-urls&gt;&lt;url&gt;&amp;lt;Go to ISI&amp;gt;://WOS:000072543900007&lt;/url&gt;&lt;/related-urls&gt;&lt;/urls&gt;&lt;electronic-resource-num&gt;10.1111/j.1438-8677.1998.tb00676.x&lt;/electronic-resource-num&gt;&lt;/record&gt;&lt;/Cite&gt;&lt;/EndNote&gt;</w:instrText>
      </w:r>
      <w:r w:rsidR="00AB14A4">
        <w:fldChar w:fldCharType="separate"/>
      </w:r>
      <w:r w:rsidR="00AB14A4">
        <w:rPr>
          <w:noProof/>
        </w:rPr>
        <w:t>(Fernandes et al., 1998)</w:t>
      </w:r>
      <w:r w:rsidR="00AB14A4">
        <w:fldChar w:fldCharType="end"/>
      </w:r>
      <w:r w:rsidR="00F16295">
        <w:t xml:space="preserve">). There are two types of parasitic plants – hemiparasites which retain photosynthetic competency, and </w:t>
      </w:r>
      <w:proofErr w:type="spellStart"/>
      <w:r w:rsidR="00F16295">
        <w:t>holoparasites</w:t>
      </w:r>
      <w:proofErr w:type="spellEnd"/>
      <w:r w:rsidR="00F16295">
        <w:t xml:space="preserve"> which are devoid of chlorophyll and entirely dependent on host plants</w:t>
      </w:r>
      <w:r w:rsidR="00D56D80">
        <w:t xml:space="preserve"> </w:t>
      </w:r>
      <w:r w:rsidR="00D56D80">
        <w:fldChar w:fldCharType="begin"/>
      </w:r>
      <w:r w:rsidR="00D56D80">
        <w:instrText xml:space="preserve"> ADDIN EN.CITE &lt;EndNote&gt;&lt;Cite&gt;&lt;Author&gt;Joel&lt;/Author&gt;&lt;Year&gt;2013&lt;/Year&gt;&lt;RecNum&gt;842&lt;/RecNum&gt;&lt;DisplayText&gt;(Joel et al., 2013)&lt;/DisplayText&gt;&lt;record&gt;&lt;rec-number&gt;842&lt;/rec-number&gt;&lt;foreign-keys&gt;&lt;key app="EN" db-id="rv5pzvwrkefxw5ez0dn5522yetsaer2px2s0" timestamp="1541432208"&gt;842&lt;/key&gt;&lt;/foreign-keys&gt;&lt;ref-type name="Book"&gt;6&lt;/ref-type&gt;&lt;contributors&gt;&lt;authors&gt;&lt;author&gt;Joel, JM&lt;/author&gt;&lt;author&gt;Gressel, J&lt;/author&gt;&lt;author&gt;Musselman, LJ&lt;/author&gt;&lt;/authors&gt;&lt;/contributors&gt;&lt;titles&gt;&lt;title&gt;Parasitic Orobanchaceae&lt;/title&gt;&lt;/titles&gt;&lt;dates&gt;&lt;year&gt;2013&lt;/year&gt;&lt;/dates&gt;&lt;pub-location&gt;Berlin, New York&lt;/pub-location&gt;&lt;publisher&gt;Springer&lt;/publisher&gt;&lt;urls&gt;&lt;/urls&gt;&lt;/record&gt;&lt;/Cite&gt;&lt;/EndNote&gt;</w:instrText>
      </w:r>
      <w:r w:rsidR="00D56D80">
        <w:fldChar w:fldCharType="separate"/>
      </w:r>
      <w:r w:rsidR="00D56D80">
        <w:rPr>
          <w:noProof/>
        </w:rPr>
        <w:t>(Joel et al., 2013)</w:t>
      </w:r>
      <w:r w:rsidR="00D56D80">
        <w:fldChar w:fldCharType="end"/>
      </w:r>
      <w:r w:rsidR="00D56D80">
        <w:t>.</w:t>
      </w:r>
      <w:r w:rsidR="00036127">
        <w:t xml:space="preserve"> Host species range and identity varies widely between parasitic plants, </w:t>
      </w:r>
      <w:r w:rsidR="002C0A11">
        <w:t xml:space="preserve">and some generalists can parasitise </w:t>
      </w:r>
      <w:r w:rsidR="00BB13C2">
        <w:t>more than 100</w:t>
      </w:r>
      <w:r w:rsidR="002C0A11">
        <w:t xml:space="preserve"> host plant species (</w:t>
      </w:r>
      <w:r w:rsidR="00BB13C2">
        <w:t xml:space="preserve">e.g. </w:t>
      </w:r>
      <w:proofErr w:type="spellStart"/>
      <w:r w:rsidR="00BB13C2" w:rsidRPr="00A6195C">
        <w:rPr>
          <w:i/>
        </w:rPr>
        <w:t>Amyema</w:t>
      </w:r>
      <w:proofErr w:type="spellEnd"/>
      <w:r w:rsidR="00BB13C2" w:rsidRPr="00A6195C">
        <w:rPr>
          <w:i/>
        </w:rPr>
        <w:t xml:space="preserve"> </w:t>
      </w:r>
      <w:proofErr w:type="spellStart"/>
      <w:r w:rsidR="00BB13C2" w:rsidRPr="00A6195C">
        <w:rPr>
          <w:i/>
        </w:rPr>
        <w:t>miquelii</w:t>
      </w:r>
      <w:proofErr w:type="spellEnd"/>
      <w:r w:rsidR="00336A19">
        <w:t>;</w:t>
      </w:r>
      <w:r w:rsidR="001F515D">
        <w:t xml:space="preserve"> </w:t>
      </w:r>
      <w:r w:rsidR="001F515D">
        <w:fldChar w:fldCharType="begin"/>
      </w:r>
      <w:r w:rsidR="001F515D">
        <w:instrText xml:space="preserve"> ADDIN EN.CITE &lt;EndNote&gt;&lt;Cite&gt;&lt;Author&gt;Clark&lt;/Author&gt;&lt;Year&gt;2020&lt;/Year&gt;&lt;RecNum&gt;1505&lt;/RecNum&gt;&lt;DisplayText&gt;(Clark et al., 2020)&lt;/DisplayText&gt;&lt;record&gt;&lt;rec-number&gt;1505&lt;/rec-number&gt;&lt;foreign-keys&gt;&lt;key app="EN" db-id="rv5pzvwrkefxw5ez0dn5522yetsaer2px2s0" timestamp="1598716396"&gt;1505&lt;/key&gt;&lt;/foreign-keys&gt;&lt;ref-type name="Journal Article"&gt;17&lt;/ref-type&gt;&lt;contributors&gt;&lt;authors&gt;&lt;author&gt;Clark, N. F.&lt;/author&gt;&lt;author&gt;McComb, J. A.&lt;/author&gt;&lt;author&gt;Taylor-Robinson, A. W.&lt;/author&gt;&lt;/authors&gt;&lt;/contributors&gt;&lt;titles&gt;&lt;title&gt;Host species of mistletoes (Loranthaceae and Viscaceae) in Australia&lt;/title&gt;&lt;secondary-title&gt;Australian Journal of Botany&lt;/secondary-title&gt;&lt;/titles&gt;&lt;periodical&gt;&lt;full-title&gt;Australian Journal of Botany&lt;/full-title&gt;&lt;/periodical&gt;&lt;pages&gt;1-13&lt;/pages&gt;&lt;volume&gt;68&lt;/volume&gt;&lt;number&gt;1&lt;/number&gt;&lt;dates&gt;&lt;year&gt;2020&lt;/year&gt;&lt;/dates&gt;&lt;isbn&gt;0067-1924&lt;/isbn&gt;&lt;accession-num&gt;WOS:000533501000001&lt;/accession-num&gt;&lt;urls&gt;&lt;related-urls&gt;&lt;url&gt;&amp;lt;Go to ISI&amp;gt;://WOS:000533501000001&lt;/url&gt;&lt;/related-urls&gt;&lt;/urls&gt;&lt;electronic-resource-num&gt;10.1071/bt19137&lt;/electronic-resource-num&gt;&lt;/record&gt;&lt;/Cite&gt;&lt;/EndNote&gt;</w:instrText>
      </w:r>
      <w:r w:rsidR="001F515D">
        <w:fldChar w:fldCharType="separate"/>
      </w:r>
      <w:r w:rsidR="001F515D">
        <w:rPr>
          <w:noProof/>
        </w:rPr>
        <w:t>(Clark et al., 2020)</w:t>
      </w:r>
      <w:r w:rsidR="001F515D">
        <w:fldChar w:fldCharType="end"/>
      </w:r>
      <w:r w:rsidR="00BB13C2">
        <w:t>)</w:t>
      </w:r>
      <w:r w:rsidR="002C0A11">
        <w:t xml:space="preserve">, while others specialise on a single or few host plants (e.g. </w:t>
      </w:r>
      <w:proofErr w:type="spellStart"/>
      <w:r w:rsidR="002C0A11">
        <w:rPr>
          <w:i/>
        </w:rPr>
        <w:t>Epifagus</w:t>
      </w:r>
      <w:proofErr w:type="spellEnd"/>
      <w:r w:rsidR="002C0A11">
        <w:rPr>
          <w:i/>
        </w:rPr>
        <w:t xml:space="preserve"> </w:t>
      </w:r>
      <w:proofErr w:type="spellStart"/>
      <w:r w:rsidR="001F515D">
        <w:rPr>
          <w:i/>
        </w:rPr>
        <w:t>virginiana</w:t>
      </w:r>
      <w:proofErr w:type="spellEnd"/>
      <w:r w:rsidR="002C0A11">
        <w:t xml:space="preserve"> on </w:t>
      </w:r>
      <w:r w:rsidR="002C0A11">
        <w:rPr>
          <w:i/>
        </w:rPr>
        <w:t>Fagus grandiflora</w:t>
      </w:r>
      <w:r w:rsidR="002C0A11">
        <w:t>;</w:t>
      </w:r>
      <w:r w:rsidR="001F515D">
        <w:t xml:space="preserve"> </w:t>
      </w:r>
      <w:r w:rsidR="001F515D">
        <w:fldChar w:fldCharType="begin"/>
      </w:r>
      <w:r w:rsidR="001F515D">
        <w:instrText xml:space="preserve"> ADDIN EN.CITE &lt;EndNote&gt;&lt;Cite&gt;&lt;Author&gt;Tsai&lt;/Author&gt;&lt;Year&gt;2010&lt;/Year&gt;&lt;RecNum&gt;1148&lt;/RecNum&gt;&lt;DisplayText&gt;(Tsai and Manos, 2010)&lt;/DisplayText&gt;&lt;record&gt;&lt;rec-number&gt;1148&lt;/rec-number&gt;&lt;foreign-keys&gt;&lt;key app="EN" db-id="rv5pzvwrkefxw5ez0dn5522yetsaer2px2s0" timestamp="1541512412"&gt;1148&lt;/key&gt;&lt;/foreign-keys&gt;&lt;ref-type name="Journal Article"&gt;17&lt;/ref-type&gt;&lt;contributors&gt;&lt;authors&gt;&lt;author&gt;Tsai, Y. H. E.&lt;/author&gt;&lt;author&gt;Manos, P. S.&lt;/author&gt;&lt;/authors&gt;&lt;/contributors&gt;&lt;titles&gt;&lt;title&gt;Host density drives the postglacial migration of the tree parasite, Epifagus virginiana&lt;/title&gt;&lt;secondary-title&gt;Proceedings of the National Academy of Sciences of the United States of America&lt;/secondary-title&gt;&lt;/titles&gt;&lt;periodical&gt;&lt;full-title&gt;Proceedings of the National Academy of Sciences of the United States of America&lt;/full-title&gt;&lt;/periodical&gt;&lt;pages&gt;17035-17040&lt;/pages&gt;&lt;volume&gt;107&lt;/volume&gt;&lt;number&gt;39&lt;/number&gt;&lt;dates&gt;&lt;year&gt;2010&lt;/year&gt;&lt;pub-dates&gt;&lt;date&gt;Sep&lt;/date&gt;&lt;/pub-dates&gt;&lt;/dates&gt;&lt;isbn&gt;0027-8424&lt;/isbn&gt;&lt;accession-num&gt;WOS:000282211700055&lt;/accession-num&gt;&lt;urls&gt;&lt;related-urls&gt;&lt;url&gt;&amp;lt;Go to ISI&amp;gt;://WOS:000282211700055&lt;/url&gt;&lt;/related-urls&gt;&lt;/urls&gt;&lt;electronic-resource-num&gt;10.1073/pnas.1006225107&lt;/electronic-resource-num&gt;&lt;/record&gt;&lt;/Cite&gt;&lt;/EndNote&gt;</w:instrText>
      </w:r>
      <w:r w:rsidR="001F515D">
        <w:fldChar w:fldCharType="separate"/>
      </w:r>
      <w:r w:rsidR="001F515D">
        <w:rPr>
          <w:noProof/>
        </w:rPr>
        <w:t>(Tsai and Manos, 2010)</w:t>
      </w:r>
      <w:r w:rsidR="001F515D">
        <w:fldChar w:fldCharType="end"/>
      </w:r>
      <w:r w:rsidR="002C0A11">
        <w:t>).</w:t>
      </w:r>
    </w:p>
    <w:p w14:paraId="49FBAC47" w14:textId="77777777" w:rsidR="005548D9" w:rsidRDefault="005548D9" w:rsidP="00E5030A"/>
    <w:p w14:paraId="540D10B8" w14:textId="0CC2CD2C" w:rsidR="001A22C6" w:rsidRDefault="00E5030A" w:rsidP="00A6195C">
      <w:r>
        <w:t xml:space="preserve">How different host species may influence parasitic plant phenotypes however, has been little explored in relation to taxonomic complexity. Yet it is well known that different host species can dramatically impact the growth, development, and evolution of parasitic plant individuals </w:t>
      </w:r>
      <w:r w:rsidR="004A333F">
        <w:fldChar w:fldCharType="begin">
          <w:fldData xml:space="preserve">PEVuZE5vdGU+PENpdGU+PEF1dGhvcj5NYXR0aGllczwvQXV0aG9yPjxZZWFyPjIwMTc8L1llYXI+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==
</w:fldData>
        </w:fldChar>
      </w:r>
      <w:r w:rsidR="004A333F">
        <w:instrText xml:space="preserve"> ADDIN EN.CITE </w:instrText>
      </w:r>
      <w:r w:rsidR="004A333F">
        <w:fldChar w:fldCharType="begin">
          <w:fldData xml:space="preserve">PEVuZE5vdGU+PENpdGU+PEF1dGhvcj5NYXR0aGllczwvQXV0aG9yPjxZZWFyPjIwMTc8L1llYXI+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==
</w:fldData>
        </w:fldChar>
      </w:r>
      <w:r w:rsidR="004A333F">
        <w:instrText xml:space="preserve"> ADDIN EN.CITE.DATA </w:instrText>
      </w:r>
      <w:r w:rsidR="004A333F">
        <w:fldChar w:fldCharType="end"/>
      </w:r>
      <w:r w:rsidR="004A333F">
        <w:fldChar w:fldCharType="separate"/>
      </w:r>
      <w:r w:rsidR="004A333F">
        <w:rPr>
          <w:noProof/>
        </w:rPr>
        <w:t>(Matthies, 2017, Rowntree et al., 2014)</w:t>
      </w:r>
      <w:r w:rsidR="004A333F">
        <w:fldChar w:fldCharType="end"/>
      </w:r>
      <w:r w:rsidR="004A333F">
        <w:t>.</w:t>
      </w:r>
      <w:r>
        <w:t xml:space="preserve"> There are two main ways in which the parasitic lifestyle may contribute to taxonomic complexity. Firstly, parasitic plant species </w:t>
      </w:r>
      <w:r w:rsidR="005A7FE3">
        <w:t>may show phenotypic</w:t>
      </w:r>
      <w:r>
        <w:t xml:space="preserve"> plastic</w:t>
      </w:r>
      <w:r w:rsidR="005A7FE3">
        <w:t>ity</w:t>
      </w:r>
      <w:r>
        <w:t xml:space="preserve"> when utilising different host species, which may be substantial enough to confuse species identification</w:t>
      </w:r>
      <w:r w:rsidR="002C0A11">
        <w:t xml:space="preserve"> </w:t>
      </w:r>
      <w:r w:rsidR="004A333F">
        <w:fldChar w:fldCharType="begin"/>
      </w:r>
      <w:r w:rsidR="004A333F">
        <w:instrText xml:space="preserve"> ADDIN EN.CITE &lt;EndNote&gt;&lt;Cite&gt;&lt;Author&gt;Wilkins&lt;/Author&gt;&lt;Year&gt;1963&lt;/Year&gt;&lt;RecNum&gt;949&lt;/RecNum&gt;&lt;DisplayText&gt;(Wilkins, 1963)&lt;/DisplayText&gt;&lt;record&gt;&lt;rec-number&gt;949&lt;/rec-number&gt;&lt;foreign-keys&gt;&lt;key app="EN" db-id="rv5pzvwrkefxw5ez0dn5522yetsaer2px2s0" timestamp="1541432213"&gt;949&lt;/key&gt;&lt;/foreign-keys&gt;&lt;ref-type name="Journal Article"&gt;17&lt;/ref-type&gt;&lt;contributors&gt;&lt;authors&gt;&lt;author&gt;Wilkins, D. A.&lt;/author&gt;&lt;/authors&gt;&lt;/contributors&gt;&lt;titles&gt;&lt;title&gt;PLASTICITY AND ESTABLISHMENT IN EUPHRASIA&lt;/title&gt;&lt;secondary-title&gt;Annals of Botany&lt;/secondary-title&gt;&lt;/titles&gt;&lt;periodical&gt;&lt;full-title&gt;Annals of Botany&lt;/full-title&gt;&lt;/periodical&gt;&lt;pages&gt;533-&amp;amp;&lt;/pages&gt;&lt;volume&gt;27&lt;/volume&gt;&lt;number&gt;107&lt;/number&gt;&lt;dates&gt;&lt;year&gt;1963&lt;/year&gt;&lt;/dates&gt;&lt;isbn&gt;0305-7364&lt;/isbn&gt;&lt;accession-num&gt;WOS:A19634440A00013&lt;/accession-num&gt;&lt;urls&gt;&lt;related-urls&gt;&lt;url&gt;&amp;lt;Go to ISI&amp;gt;://WOS:A19634440A00013&lt;/url&gt;&lt;/related-urls&gt;&lt;/urls&gt;&lt;/record&gt;&lt;/Cite&gt;&lt;/EndNote&gt;</w:instrText>
      </w:r>
      <w:r w:rsidR="004A333F">
        <w:fldChar w:fldCharType="separate"/>
      </w:r>
      <w:r w:rsidR="004A333F">
        <w:rPr>
          <w:noProof/>
        </w:rPr>
        <w:t>(Wilkins, 1963)</w:t>
      </w:r>
      <w:r w:rsidR="004A333F">
        <w:fldChar w:fldCharType="end"/>
      </w:r>
      <w:r>
        <w:t>. For example, a suite of traits used in species discrimination in the Orobanchaceae, including corolla length, node to first flower, and plant height</w:t>
      </w:r>
      <w:r w:rsidR="00D36468">
        <w:t>,</w:t>
      </w:r>
      <w:r>
        <w:t xml:space="preserve"> all vary in relation to host quality</w:t>
      </w:r>
      <w:r w:rsidR="002C0A11">
        <w:t xml:space="preserve"> </w:t>
      </w:r>
      <w:r w:rsidR="004A333F">
        <w:fldChar w:fldCharType="begin">
          <w:fldData xml:space="preserve">PEVuZE5vdGU+PENpdGU+PEF1dGhvcj5NYXR0aGllczwvQXV0aG9yPjxZZWFyPjIwMTc8L1llYXI+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</w:fldData>
        </w:fldChar>
      </w:r>
      <w:r w:rsidR="004A333F">
        <w:instrText xml:space="preserve"> ADDIN EN.CITE </w:instrText>
      </w:r>
      <w:r w:rsidR="004A333F">
        <w:fldChar w:fldCharType="begin">
          <w:fldData xml:space="preserve">PEVuZE5vdGU+PENpdGU+PEF1dGhvcj5NYXR0aGllczwvQXV0aG9yPjxZZWFyPjIwMTc8L1llYXI+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</w:fldData>
        </w:fldChar>
      </w:r>
      <w:r w:rsidR="004A333F">
        <w:instrText xml:space="preserve"> ADDIN EN.CITE.DATA </w:instrText>
      </w:r>
      <w:r w:rsidR="004A333F">
        <w:fldChar w:fldCharType="end"/>
      </w:r>
      <w:r w:rsidR="004A333F">
        <w:fldChar w:fldCharType="separate"/>
      </w:r>
      <w:r w:rsidR="004A333F">
        <w:rPr>
          <w:noProof/>
        </w:rPr>
        <w:t>(Matthies, 2017, Jonstrup et al., 2016)</w:t>
      </w:r>
      <w:r w:rsidR="004A333F">
        <w:fldChar w:fldCharType="end"/>
      </w:r>
      <w:r>
        <w:t xml:space="preserve">. Secondly, differential host use can drive the evolution of cryptic taxa, which has been seen in the plant genus </w:t>
      </w:r>
      <w:proofErr w:type="spellStart"/>
      <w:r>
        <w:rPr>
          <w:i/>
        </w:rPr>
        <w:t>Orobanche</w:t>
      </w:r>
      <w:proofErr w:type="spellEnd"/>
      <w:r>
        <w:t>,</w:t>
      </w:r>
      <w:r w:rsidR="005A7FE3">
        <w:t xml:space="preserve"> which</w:t>
      </w:r>
      <w:r>
        <w:t xml:space="preserve"> </w:t>
      </w:r>
      <w:r w:rsidR="005A7FE3">
        <w:t xml:space="preserve">specialise </w:t>
      </w:r>
      <w:r>
        <w:t>on different host species</w:t>
      </w:r>
      <w:r w:rsidR="004A333F">
        <w:t xml:space="preserve"> </w:t>
      </w:r>
      <w:r w:rsidR="004A333F">
        <w:fldChar w:fldCharType="begin"/>
      </w:r>
      <w:r w:rsidR="004A333F">
        <w:instrText xml:space="preserve"> ADDIN EN.CITE &lt;EndNote&gt;&lt;Cite&gt;&lt;Author&gt;Thorogood&lt;/Author&gt;&lt;Year&gt;2009&lt;/Year&gt;&lt;RecNum&gt;386&lt;/RecNum&gt;&lt;DisplayText&gt;(Thorogood et al., 2009)&lt;/DisplayText&gt;&lt;record&gt;&lt;rec-number&gt;386&lt;/rec-number&gt;&lt;foreign-keys&gt;&lt;key app="EN" db-id="rv5pzvwrkefxw5ez0dn5522yetsaer2px2s0" timestamp="0"&gt;386&lt;/key&gt;&lt;/foreign-keys&gt;&lt;ref-type name="Journal Article"&gt;17&lt;/ref-type&gt;&lt;contributors&gt;&lt;authors&gt;&lt;author&gt;Thorogood, C. J.&lt;/author&gt;&lt;author&gt;Rumsey, F. J.&lt;/author&gt;&lt;author&gt;Hiscock, S. J.&lt;/author&gt;&lt;/authors&gt;&lt;/contributors&gt;&lt;titles&gt;&lt;title&gt;Host-specific races in the holoparasitic angiosperm Orobanche minor: implications for speciation in parasitic plants&lt;/title&gt;&lt;secondary-title&gt;Annals of Botany&lt;/secondary-title&gt;&lt;/titles&gt;&lt;periodical&gt;&lt;full-title&gt;Annals of Botany&lt;/full-title&gt;&lt;/periodical&gt;&lt;pages&gt;1005-1014&lt;/pages&gt;&lt;volume&gt;103&lt;/volume&gt;&lt;number&gt;7&lt;/number&gt;&lt;dates&gt;&lt;year&gt;2009&lt;/year&gt;&lt;pub-dates&gt;&lt;date&gt;May&lt;/date&gt;&lt;/pub-dates&gt;&lt;/dates&gt;&lt;isbn&gt;0305-7364&lt;/isbn&gt;&lt;accession-num&gt;WOS:000265267700002&lt;/accession-num&gt;&lt;urls&gt;&lt;related-urls&gt;&lt;url&gt;&amp;lt;Go to ISI&amp;gt;://WOS:000265267700002&lt;/url&gt;&lt;/related-urls&gt;&lt;/urls&gt;&lt;electronic-resource-num&gt;10.1093/aob/mcp034&lt;/electronic-resource-num&gt;&lt;/record&gt;&lt;/Cite&gt;&lt;/EndNote&gt;</w:instrText>
      </w:r>
      <w:r w:rsidR="004A333F">
        <w:fldChar w:fldCharType="separate"/>
      </w:r>
      <w:r w:rsidR="004A333F">
        <w:rPr>
          <w:noProof/>
        </w:rPr>
        <w:t>(Thorogood et al., 2009)</w:t>
      </w:r>
      <w:r w:rsidR="004A333F">
        <w:fldChar w:fldCharType="end"/>
      </w:r>
      <w:r w:rsidR="00913EAA">
        <w:t>.</w:t>
      </w:r>
    </w:p>
    <w:p w14:paraId="12E16FE3" w14:textId="6D8E180D" w:rsidR="006E20A5" w:rsidRDefault="006E20A5" w:rsidP="00A6195C">
      <w:pPr>
        <w:rPr>
          <w:b/>
        </w:rPr>
      </w:pPr>
    </w:p>
    <w:p w14:paraId="7F3D9A96" w14:textId="1C00EF0B" w:rsidR="006E20A5" w:rsidRDefault="006E20A5" w:rsidP="00387780">
      <w:pPr>
        <w:jc w:val="center"/>
        <w:rPr>
          <w:b/>
        </w:rPr>
      </w:pPr>
      <w:r w:rsidRPr="006E20A5">
        <w:rPr>
          <w:b/>
          <w:noProof/>
          <w:lang w:eastAsia="en-GB"/>
        </w:rPr>
        <w:drawing>
          <wp:inline distT="0" distB="0" distL="0" distR="0" wp14:anchorId="6ADF3B88" wp14:editId="10FBB5A3">
            <wp:extent cx="3657600" cy="431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4318000"/>
                    </a:xfrm>
                    <a:prstGeom prst="rect">
                      <a:avLst/>
                    </a:prstGeom>
                  </pic:spPr>
                </pic:pic>
              </a:graphicData>
            </a:graphic>
          </wp:inline>
        </w:drawing>
      </w:r>
    </w:p>
    <w:p w14:paraId="0DFAFFB6" w14:textId="7546F73B" w:rsidR="001A22C6" w:rsidRPr="006E20A5" w:rsidRDefault="006E20A5" w:rsidP="006E20A5">
      <w:r>
        <w:rPr>
          <w:b/>
        </w:rPr>
        <w:t xml:space="preserve">Figure </w:t>
      </w:r>
      <w:r w:rsidR="00053CC9">
        <w:rPr>
          <w:b/>
        </w:rPr>
        <w:t>2</w:t>
      </w:r>
      <w:r>
        <w:rPr>
          <w:b/>
        </w:rPr>
        <w:t xml:space="preserve"> </w:t>
      </w:r>
      <w:r>
        <w:t xml:space="preserve">– A variety of parasitic plants, showing haustorial connections. a) </w:t>
      </w:r>
      <w:proofErr w:type="spellStart"/>
      <w:r>
        <w:rPr>
          <w:i/>
        </w:rPr>
        <w:t>Cuscuta</w:t>
      </w:r>
      <w:proofErr w:type="spellEnd"/>
      <w:r>
        <w:rPr>
          <w:i/>
        </w:rPr>
        <w:t xml:space="preserve"> </w:t>
      </w:r>
      <w:proofErr w:type="spellStart"/>
      <w:r>
        <w:rPr>
          <w:i/>
        </w:rPr>
        <w:t>europaea</w:t>
      </w:r>
      <w:proofErr w:type="spellEnd"/>
      <w:r>
        <w:t xml:space="preserve"> (dodder), showing flowers and twining red stems. b)</w:t>
      </w:r>
      <w:r>
        <w:rPr>
          <w:i/>
        </w:rPr>
        <w:t xml:space="preserve"> </w:t>
      </w:r>
      <w:proofErr w:type="spellStart"/>
      <w:r>
        <w:rPr>
          <w:i/>
        </w:rPr>
        <w:t>Erianthemum</w:t>
      </w:r>
      <w:proofErr w:type="spellEnd"/>
      <w:r>
        <w:rPr>
          <w:i/>
        </w:rPr>
        <w:t xml:space="preserve"> </w:t>
      </w:r>
      <w:proofErr w:type="spellStart"/>
      <w:r>
        <w:rPr>
          <w:i/>
        </w:rPr>
        <w:t>ngamicum</w:t>
      </w:r>
      <w:proofErr w:type="spellEnd"/>
      <w:r>
        <w:t xml:space="preserve"> showing its </w:t>
      </w:r>
      <w:r>
        <w:lastRenderedPageBreak/>
        <w:t xml:space="preserve">large terminal haustorium. c) </w:t>
      </w:r>
      <w:proofErr w:type="spellStart"/>
      <w:r>
        <w:rPr>
          <w:i/>
        </w:rPr>
        <w:t>Orobanche</w:t>
      </w:r>
      <w:proofErr w:type="spellEnd"/>
      <w:r>
        <w:rPr>
          <w:i/>
        </w:rPr>
        <w:t xml:space="preserve"> </w:t>
      </w:r>
      <w:proofErr w:type="spellStart"/>
      <w:r>
        <w:rPr>
          <w:i/>
        </w:rPr>
        <w:t>hederae</w:t>
      </w:r>
      <w:proofErr w:type="spellEnd"/>
      <w:r>
        <w:t xml:space="preserve"> haustorial connection to the host root (light) d) </w:t>
      </w:r>
      <w:proofErr w:type="spellStart"/>
      <w:r>
        <w:rPr>
          <w:i/>
        </w:rPr>
        <w:t>Hydnora</w:t>
      </w:r>
      <w:proofErr w:type="spellEnd"/>
      <w:r>
        <w:rPr>
          <w:i/>
        </w:rPr>
        <w:t xml:space="preserve"> </w:t>
      </w:r>
      <w:proofErr w:type="spellStart"/>
      <w:r>
        <w:rPr>
          <w:i/>
        </w:rPr>
        <w:t>visseri</w:t>
      </w:r>
      <w:proofErr w:type="spellEnd"/>
      <w:r>
        <w:t xml:space="preserve"> forming multiple haustoria on host root (light). e) </w:t>
      </w:r>
      <w:proofErr w:type="spellStart"/>
      <w:r>
        <w:rPr>
          <w:i/>
        </w:rPr>
        <w:t>Cassytha</w:t>
      </w:r>
      <w:proofErr w:type="spellEnd"/>
      <w:r>
        <w:rPr>
          <w:i/>
        </w:rPr>
        <w:t xml:space="preserve"> </w:t>
      </w:r>
      <w:proofErr w:type="spellStart"/>
      <w:r>
        <w:rPr>
          <w:i/>
        </w:rPr>
        <w:t>pubescens</w:t>
      </w:r>
      <w:proofErr w:type="spellEnd"/>
      <w:r>
        <w:t xml:space="preserve"> twining around host forming many haustorial connections. f) </w:t>
      </w:r>
      <w:proofErr w:type="spellStart"/>
      <w:r>
        <w:rPr>
          <w:i/>
        </w:rPr>
        <w:t>Viscum</w:t>
      </w:r>
      <w:proofErr w:type="spellEnd"/>
      <w:r>
        <w:rPr>
          <w:i/>
        </w:rPr>
        <w:t xml:space="preserve"> album</w:t>
      </w:r>
      <w:r>
        <w:t xml:space="preserve"> showing self-parasitism where two younger </w:t>
      </w:r>
      <w:r>
        <w:rPr>
          <w:i/>
        </w:rPr>
        <w:t>V. album</w:t>
      </w:r>
      <w:r>
        <w:t xml:space="preserve"> individuals have established on an internode of an older specimen. g) Terminal (asterisk) and lateral (arrows) haustoria of </w:t>
      </w:r>
      <w:proofErr w:type="spellStart"/>
      <w:r w:rsidRPr="00387780">
        <w:rPr>
          <w:i/>
        </w:rPr>
        <w:t>Plicosepalus</w:t>
      </w:r>
      <w:proofErr w:type="spellEnd"/>
      <w:r w:rsidRPr="00387780">
        <w:rPr>
          <w:i/>
        </w:rPr>
        <w:t xml:space="preserve"> </w:t>
      </w:r>
      <w:proofErr w:type="spellStart"/>
      <w:r w:rsidRPr="00387780">
        <w:rPr>
          <w:i/>
        </w:rPr>
        <w:t>kalachariensis</w:t>
      </w:r>
      <w:proofErr w:type="spellEnd"/>
      <w:r>
        <w:t xml:space="preserve">. h) flowers of </w:t>
      </w:r>
      <w:proofErr w:type="spellStart"/>
      <w:r w:rsidRPr="00387780">
        <w:rPr>
          <w:i/>
        </w:rPr>
        <w:t>Agelanthus</w:t>
      </w:r>
      <w:proofErr w:type="spellEnd"/>
      <w:r w:rsidRPr="00387780">
        <w:rPr>
          <w:i/>
        </w:rPr>
        <w:t xml:space="preserve"> </w:t>
      </w:r>
      <w:proofErr w:type="spellStart"/>
      <w:r w:rsidRPr="00387780">
        <w:rPr>
          <w:i/>
        </w:rPr>
        <w:t>gracilis</w:t>
      </w:r>
      <w:proofErr w:type="spellEnd"/>
      <w:r>
        <w:t xml:space="preserve">. Figure and text adapted from </w:t>
      </w:r>
      <w:r w:rsidR="00C829FE">
        <w:fldChar w:fldCharType="begin"/>
      </w:r>
      <w:r w:rsidR="00C829FE">
        <w:instrText xml:space="preserve"> ADDIN EN.CITE &lt;EndNote&gt;&lt;Cite&gt;&lt;Author&gt;Joel&lt;/Author&gt;&lt;Year&gt;2013&lt;/Year&gt;&lt;RecNum&gt;842&lt;/RecNum&gt;&lt;DisplayText&gt;(Joel et al., 2013)&lt;/DisplayText&gt;&lt;record&gt;&lt;rec-number&gt;842&lt;/rec-number&gt;&lt;foreign-keys&gt;&lt;key app="EN" db-id="rv5pzvwrkefxw5ez0dn5522yetsaer2px2s0" timestamp="1541432208"&gt;842&lt;/key&gt;&lt;/foreign-keys&gt;&lt;ref-type name="Book"&gt;6&lt;/ref-type&gt;&lt;contributors&gt;&lt;authors&gt;&lt;author&gt;Joel, JM&lt;/author&gt;&lt;author&gt;Gressel, J&lt;/author&gt;&lt;author&gt;Musselman, LJ&lt;/author&gt;&lt;/authors&gt;&lt;/contributors&gt;&lt;titles&gt;&lt;title&gt;Parasitic Orobanchaceae&lt;/title&gt;&lt;/titles&gt;&lt;dates&gt;&lt;year&gt;2013&lt;/year&gt;&lt;/dates&gt;&lt;pub-location&gt;Berlin, New York&lt;/pub-location&gt;&lt;publisher&gt;Springer&lt;/publisher&gt;&lt;urls&gt;&lt;/urls&gt;&lt;/record&gt;&lt;/Cite&gt;&lt;/EndNote&gt;</w:instrText>
      </w:r>
      <w:r w:rsidR="00C829FE">
        <w:fldChar w:fldCharType="separate"/>
      </w:r>
      <w:r w:rsidR="00C829FE">
        <w:rPr>
          <w:noProof/>
        </w:rPr>
        <w:t>(Joel et al., 2013)</w:t>
      </w:r>
      <w:r w:rsidR="00C829FE">
        <w:fldChar w:fldCharType="end"/>
      </w:r>
      <w:r w:rsidR="00C829FE">
        <w:t>.</w:t>
      </w:r>
    </w:p>
    <w:p w14:paraId="214262BF" w14:textId="77777777" w:rsidR="006E20A5" w:rsidRPr="00387780" w:rsidRDefault="006E20A5" w:rsidP="00387780"/>
    <w:p w14:paraId="4A8864A8" w14:textId="7F851676" w:rsidR="00D22018" w:rsidRDefault="00D74086" w:rsidP="006B14DE">
      <w:pPr>
        <w:ind w:firstLine="720"/>
      </w:pPr>
      <w:r>
        <w:rPr>
          <w:b/>
        </w:rPr>
        <w:t xml:space="preserve">The genus </w:t>
      </w:r>
      <w:r w:rsidR="00D22018" w:rsidRPr="00B31C0C">
        <w:rPr>
          <w:b/>
          <w:i/>
        </w:rPr>
        <w:t>Euphrasia</w:t>
      </w:r>
      <w:r w:rsidR="00B31C0C">
        <w:t>:</w:t>
      </w:r>
    </w:p>
    <w:p w14:paraId="5C8FF4BD" w14:textId="7630E420" w:rsidR="00CF7DD7" w:rsidRDefault="00CF7DD7" w:rsidP="00CF7DD7"/>
    <w:p w14:paraId="6509A55E" w14:textId="404D8F30" w:rsidR="00F012BA" w:rsidRPr="00652416" w:rsidRDefault="009D3531" w:rsidP="00CF7DD7">
      <w:pPr>
        <w:rPr>
          <w:i/>
        </w:rPr>
      </w:pPr>
      <w:r>
        <w:t xml:space="preserve">The genus </w:t>
      </w:r>
      <w:r>
        <w:rPr>
          <w:i/>
        </w:rPr>
        <w:t>Euphrasia</w:t>
      </w:r>
      <w:r>
        <w:t xml:space="preserve"> (eyebrights) are a large group of </w:t>
      </w:r>
      <w:r w:rsidR="003D08D8">
        <w:t>260</w:t>
      </w:r>
      <w:r w:rsidR="005400FA">
        <w:t xml:space="preserve">, mainly annual but sometimes perennial, </w:t>
      </w:r>
      <w:r>
        <w:t xml:space="preserve">hemiparasitic </w:t>
      </w:r>
      <w:r w:rsidR="003D08D8">
        <w:t xml:space="preserve">plant species </w:t>
      </w:r>
      <w:r w:rsidR="00866133">
        <w:t>in the Orobanchaceae</w:t>
      </w:r>
      <w:r w:rsidR="003D08D8">
        <w:t xml:space="preserve"> </w:t>
      </w:r>
      <w:r w:rsidR="00C829FE">
        <w:fldChar w:fldCharType="begin">
          <w:fldData xml:space="preserve">PEVuZE5vdGU+PENpdGU+PEF1dGhvcj5OaWNrcmVudDwvQXV0aG9yPjxZZWFyPjIwMjA8L1llYXI+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</w:fldData>
        </w:fldChar>
      </w:r>
      <w:r w:rsidR="00C829FE">
        <w:instrText xml:space="preserve"> ADDIN EN.CITE </w:instrText>
      </w:r>
      <w:r w:rsidR="00C829FE">
        <w:fldChar w:fldCharType="begin">
          <w:fldData xml:space="preserve">PEVuZE5vdGU+PENpdGU+PEF1dGhvcj5OaWNrcmVudDwvQXV0aG9yPjxZZWFyPjIwMjA8L1llYXI+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</w:fldData>
        </w:fldChar>
      </w:r>
      <w:r w:rsidR="00C829FE">
        <w:instrText xml:space="preserve"> ADDIN EN.CITE.DATA </w:instrText>
      </w:r>
      <w:r w:rsidR="00C829FE">
        <w:fldChar w:fldCharType="end"/>
      </w:r>
      <w:r w:rsidR="00C829FE">
        <w:fldChar w:fldCharType="separate"/>
      </w:r>
      <w:r w:rsidR="00C829FE">
        <w:rPr>
          <w:noProof/>
        </w:rPr>
        <w:t>(Nickrent, 2020, Yeo, 1978)</w:t>
      </w:r>
      <w:r w:rsidR="00C829FE">
        <w:fldChar w:fldCharType="end"/>
      </w:r>
      <w:r w:rsidR="00866133">
        <w:t>.</w:t>
      </w:r>
      <w:r w:rsidR="00DF3323">
        <w:t xml:space="preserve"> </w:t>
      </w:r>
      <w:r w:rsidR="00C8127B">
        <w:t xml:space="preserve">A </w:t>
      </w:r>
      <w:r w:rsidR="00053CC9">
        <w:t xml:space="preserve">study of </w:t>
      </w:r>
      <w:r w:rsidR="00C8127B">
        <w:t xml:space="preserve">global </w:t>
      </w:r>
      <w:r w:rsidR="00C8127B">
        <w:rPr>
          <w:i/>
        </w:rPr>
        <w:t>Euphrasia</w:t>
      </w:r>
      <w:r w:rsidR="00C8127B">
        <w:t xml:space="preserve"> </w:t>
      </w:r>
      <w:r w:rsidR="00053CC9">
        <w:t xml:space="preserve">species </w:t>
      </w:r>
      <w:r w:rsidR="00C8127B">
        <w:t>has established its bipolar distribution</w:t>
      </w:r>
      <w:r w:rsidR="00541FBD">
        <w:t>,</w:t>
      </w:r>
      <w:r w:rsidR="00C8127B">
        <w:t xml:space="preserve"> and</w:t>
      </w:r>
      <w:r w:rsidR="00053CC9">
        <w:t xml:space="preserve"> </w:t>
      </w:r>
      <w:r w:rsidR="00FA69A3">
        <w:t>estimated the age of the genus</w:t>
      </w:r>
      <w:r w:rsidR="00F012BA">
        <w:t xml:space="preserve"> </w:t>
      </w:r>
      <w:r w:rsidR="0014303C">
        <w:t xml:space="preserve">to be </w:t>
      </w:r>
      <w:r w:rsidR="00C8127B">
        <w:t>around 20-30</w:t>
      </w:r>
      <w:r w:rsidR="00336A19">
        <w:t xml:space="preserve"> </w:t>
      </w:r>
      <w:r w:rsidR="00C8127B">
        <w:t>Mya</w:t>
      </w:r>
      <w:r w:rsidR="00C829FE">
        <w:t xml:space="preserve"> </w:t>
      </w:r>
      <w:r w:rsidR="00C829FE">
        <w:fldChar w:fldCharType="begin"/>
      </w:r>
      <w:r w:rsidR="00C829FE">
        <w:instrText xml:space="preserve"> ADDIN EN.CITE &lt;EndNote&gt;&lt;Cite&gt;&lt;Author&gt;Gussarova&lt;/Author&gt;&lt;Year&gt;2008&lt;/Year&gt;&lt;RecNum&gt;391&lt;/RecNum&gt;&lt;DisplayText&gt;(Gussarova et al., 2008)&lt;/DisplayText&gt;&lt;record&gt;&lt;rec-number&gt;391&lt;/rec-number&gt;&lt;foreign-keys&gt;&lt;key app="EN" db-id="rv5pzvwrkefxw5ez0dn5522yetsaer2px2s0" timestamp="0"&gt;391&lt;/key&gt;&lt;/foreign-keys&gt;&lt;ref-type name="Journal Article"&gt;17&lt;/ref-type&gt;&lt;contributors&gt;&lt;authors&gt;&lt;author&gt;Gussarova, G.&lt;/author&gt;&lt;author&gt;Popp, M.&lt;/author&gt;&lt;author&gt;Vitek, E.&lt;/author&gt;&lt;author&gt;Brochmann, C.&lt;/author&gt;&lt;/authors&gt;&lt;/contributors&gt;&lt;titles&gt;&lt;title&gt;Molecular phylogeny and biogeography of the bipolar Euphrasia (Orobanchaceae): Recent radiations in an old genus&lt;/title&gt;&lt;secondary-title&gt;Molecular Phylogenetics and Evolution&lt;/secondary-title&gt;&lt;/titles&gt;&lt;periodical&gt;&lt;full-title&gt;Molecular Phylogenetics and Evolution&lt;/full-title&gt;&lt;/periodical&gt;&lt;pages&gt;444-460&lt;/pages&gt;&lt;volume&gt;48&lt;/volume&gt;&lt;number&gt;2&lt;/number&gt;&lt;dates&gt;&lt;year&gt;2008&lt;/year&gt;&lt;pub-dates&gt;&lt;date&gt;Aug&lt;/date&gt;&lt;/pub-dates&gt;&lt;/dates&gt;&lt;isbn&gt;1055-7903&lt;/isbn&gt;&lt;accession-num&gt;WOS:000258556100005&lt;/accession-num&gt;&lt;urls&gt;&lt;related-urls&gt;&lt;url&gt;&amp;lt;Go to ISI&amp;gt;://WOS:000258556100005&lt;/url&gt;&lt;/related-urls&gt;&lt;/urls&gt;&lt;electronic-resource-num&gt;10.1016/j.ympev.2008.05.002&lt;/electronic-resource-num&gt;&lt;/record&gt;&lt;/Cite&gt;&lt;/EndNote&gt;</w:instrText>
      </w:r>
      <w:r w:rsidR="00C829FE">
        <w:fldChar w:fldCharType="separate"/>
      </w:r>
      <w:r w:rsidR="00C829FE">
        <w:rPr>
          <w:noProof/>
        </w:rPr>
        <w:t>(Gussarova et al., 2008)</w:t>
      </w:r>
      <w:r w:rsidR="00C829FE">
        <w:fldChar w:fldCharType="end"/>
      </w:r>
      <w:r w:rsidR="00C8127B">
        <w:t>.</w:t>
      </w:r>
      <w:r w:rsidR="00D41912">
        <w:t xml:space="preserve"> </w:t>
      </w:r>
      <w:r w:rsidR="005400FA">
        <w:rPr>
          <w:i/>
        </w:rPr>
        <w:t>Euphrasia</w:t>
      </w:r>
      <w:r w:rsidR="005400FA">
        <w:t xml:space="preserve"> species are found in Chile, Australia and New Zealand, parts of South East Asia, and widely across the northern hemisphere.</w:t>
      </w:r>
      <w:r w:rsidR="005400FA">
        <w:rPr>
          <w:i/>
        </w:rPr>
        <w:t xml:space="preserve"> </w:t>
      </w:r>
      <w:r w:rsidR="005400FA">
        <w:t xml:space="preserve">It is here, in the northern hemisphere that </w:t>
      </w:r>
      <w:r w:rsidR="005763F4">
        <w:rPr>
          <w:i/>
        </w:rPr>
        <w:t>Euphrasia</w:t>
      </w:r>
      <w:r w:rsidR="005763F4">
        <w:t xml:space="preserve"> species are most diverse </w:t>
      </w:r>
      <w:r w:rsidR="005400FA">
        <w:t xml:space="preserve">and </w:t>
      </w:r>
      <w:r w:rsidR="00372205">
        <w:t xml:space="preserve">where the genus is a notorious TCG </w:t>
      </w:r>
      <w:r w:rsidR="005763F4">
        <w:t>(ref)</w:t>
      </w:r>
      <w:r w:rsidR="005400FA">
        <w:t xml:space="preserve">. Within Europe, </w:t>
      </w:r>
      <w:r w:rsidR="005763F4">
        <w:t xml:space="preserve">Britain </w:t>
      </w:r>
      <w:r w:rsidR="00A043BC">
        <w:t xml:space="preserve">and Ireland </w:t>
      </w:r>
      <w:r w:rsidR="005763F4">
        <w:t>contain the highest concentration of species, w</w:t>
      </w:r>
      <w:r w:rsidR="004B672A">
        <w:t>here</w:t>
      </w:r>
      <w:r w:rsidR="005763F4">
        <w:t xml:space="preserve"> 21 </w:t>
      </w:r>
      <w:r w:rsidR="004B672A">
        <w:t xml:space="preserve">have been </w:t>
      </w:r>
      <w:r w:rsidR="005763F4">
        <w:t>described</w:t>
      </w:r>
      <w:r w:rsidR="00C829FE">
        <w:t xml:space="preserve"> </w:t>
      </w:r>
      <w:r w:rsidR="00C829FE">
        <w:fldChar w:fldCharType="begin"/>
      </w:r>
      <w:r w:rsidR="00C829FE">
        <w:instrText xml:space="preserve"> ADDIN EN.CITE &lt;EndNote&gt;&lt;Cite&gt;&lt;Author&gt;Metherell&lt;/Author&gt;&lt;Year&gt;2018&lt;/Year&gt;&lt;RecNum&gt;1156&lt;/RecNum&gt;&lt;DisplayText&gt;(Metherell and Rumsey, 2018)&lt;/DisplayText&gt;&lt;record&gt;&lt;rec-number&gt;1156&lt;/rec-number&gt;&lt;foreign-keys&gt;&lt;key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C829FE">
        <w:fldChar w:fldCharType="separate"/>
      </w:r>
      <w:r w:rsidR="00C829FE">
        <w:rPr>
          <w:noProof/>
        </w:rPr>
        <w:t>(Metherell and Rumsey, 2018)</w:t>
      </w:r>
      <w:r w:rsidR="00C829FE">
        <w:fldChar w:fldCharType="end"/>
      </w:r>
      <w:r w:rsidR="005763F4">
        <w:t xml:space="preserve">. </w:t>
      </w:r>
      <w:r w:rsidR="00A81B13">
        <w:t>The number of described species in Britain may be an exaggeration however due to over</w:t>
      </w:r>
      <w:r w:rsidR="00D36468">
        <w:t>-</w:t>
      </w:r>
      <w:r w:rsidR="00A81B13">
        <w:t xml:space="preserve">splitting. </w:t>
      </w:r>
      <w:r w:rsidR="005400FA">
        <w:t>Here</w:t>
      </w:r>
      <w:r w:rsidR="00A81B13">
        <w:t>,</w:t>
      </w:r>
      <w:r w:rsidR="005400FA">
        <w:t xml:space="preserve"> </w:t>
      </w:r>
      <w:r w:rsidR="005400FA">
        <w:rPr>
          <w:i/>
        </w:rPr>
        <w:t xml:space="preserve">Euphrasia </w:t>
      </w:r>
      <w:r w:rsidR="00F95694">
        <w:t xml:space="preserve">is widespread and </w:t>
      </w:r>
      <w:r w:rsidR="005400FA">
        <w:t>occupies a range of habitats, from coastal scrub to heather moorland, and damp grassland to mountain tops</w:t>
      </w:r>
      <w:r w:rsidR="00C829FE">
        <w:t xml:space="preserve"> </w:t>
      </w:r>
      <w:r w:rsidR="00C829FE">
        <w:fldChar w:fldCharType="begin"/>
      </w:r>
      <w:r w:rsidR="00C829FE">
        <w:instrText xml:space="preserve"> ADDIN EN.CITE &lt;EndNote&gt;&lt;Cite&gt;&lt;Author&gt;Metherell&lt;/Author&gt;&lt;Year&gt;2018&lt;/Year&gt;&lt;RecNum&gt;1156&lt;/RecNum&gt;&lt;DisplayText&gt;(Metherell and Rumsey, 2018)&lt;/DisplayText&gt;&lt;record&gt;&lt;rec-number&gt;1156&lt;/rec-number&gt;&lt;foreign-keys&gt;&lt;key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C829FE">
        <w:fldChar w:fldCharType="separate"/>
      </w:r>
      <w:r w:rsidR="00C829FE">
        <w:rPr>
          <w:noProof/>
        </w:rPr>
        <w:t>(Metherell and Rumsey, 2018)</w:t>
      </w:r>
      <w:r w:rsidR="00C829FE">
        <w:fldChar w:fldCharType="end"/>
      </w:r>
      <w:r w:rsidR="005400FA">
        <w:t xml:space="preserve">. </w:t>
      </w:r>
      <w:r w:rsidR="00F012BA">
        <w:t xml:space="preserve">While the split between diploid species and tetraploid species is unequivocal, within </w:t>
      </w:r>
      <w:r w:rsidR="00B04B5C">
        <w:t xml:space="preserve">each </w:t>
      </w:r>
      <w:r w:rsidR="00F012BA">
        <w:t>ploidy level there is much uncertainty in species limits</w:t>
      </w:r>
      <w:r w:rsidR="00C829FE">
        <w:t xml:space="preserve"> due to rapid recent divergence </w:t>
      </w:r>
      <w:r w:rsidR="00C829FE">
        <w:fldChar w:fldCharType="begin">
          <w:fldData xml:space="preserve">PEVuZE5vdGU+PENpdGU+PEF1dGhvcj5XYW5nPC9BdXRob3I+PFllYXI+MjAxODwvWWVhcj48UmVj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</w:fldData>
        </w:fldChar>
      </w:r>
      <w:r w:rsidR="00C829FE">
        <w:instrText xml:space="preserve"> ADDIN EN.CITE </w:instrText>
      </w:r>
      <w:r w:rsidR="00C829FE">
        <w:fldChar w:fldCharType="begin">
          <w:fldData xml:space="preserve">PEVuZE5vdGU+PENpdGU+PEF1dGhvcj5XYW5nPC9BdXRob3I+PFllYXI+MjAxODwvWWVhcj48UmVj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</w:fldData>
        </w:fldChar>
      </w:r>
      <w:r w:rsidR="00C829FE">
        <w:instrText xml:space="preserve"> ADDIN EN.CITE.DATA </w:instrText>
      </w:r>
      <w:r w:rsidR="00C829FE">
        <w:fldChar w:fldCharType="end"/>
      </w:r>
      <w:r w:rsidR="00C829FE">
        <w:fldChar w:fldCharType="separate"/>
      </w:r>
      <w:r w:rsidR="00C829FE">
        <w:rPr>
          <w:noProof/>
        </w:rPr>
        <w:t>(Wang et al., 2018)</w:t>
      </w:r>
      <w:r w:rsidR="00C829FE">
        <w:fldChar w:fldCharType="end"/>
      </w:r>
      <w:r w:rsidR="00F012BA">
        <w:t xml:space="preserve">. Within tetraploids, some species groups are more distinct that others, for example </w:t>
      </w:r>
      <w:r w:rsidR="00F012BA">
        <w:rPr>
          <w:i/>
        </w:rPr>
        <w:t xml:space="preserve">E. </w:t>
      </w:r>
      <w:proofErr w:type="spellStart"/>
      <w:r w:rsidR="00F012BA">
        <w:rPr>
          <w:i/>
        </w:rPr>
        <w:t>micrantha</w:t>
      </w:r>
      <w:proofErr w:type="spellEnd"/>
      <w:r w:rsidR="00F012BA">
        <w:t xml:space="preserve"> and </w:t>
      </w:r>
      <w:r w:rsidR="00F012BA">
        <w:rPr>
          <w:i/>
        </w:rPr>
        <w:t xml:space="preserve">E. </w:t>
      </w:r>
      <w:proofErr w:type="spellStart"/>
      <w:r w:rsidR="00F012BA">
        <w:rPr>
          <w:i/>
        </w:rPr>
        <w:t>scottica</w:t>
      </w:r>
      <w:proofErr w:type="spellEnd"/>
      <w:r w:rsidR="00F012BA">
        <w:t xml:space="preserve"> form a natural group, as do the widespread outcrossing species </w:t>
      </w:r>
      <w:r w:rsidR="00F012BA">
        <w:rPr>
          <w:i/>
        </w:rPr>
        <w:t>E. arctica</w:t>
      </w:r>
      <w:r w:rsidR="00F012BA">
        <w:t xml:space="preserve"> and </w:t>
      </w:r>
      <w:r w:rsidR="00F012BA">
        <w:rPr>
          <w:i/>
        </w:rPr>
        <w:t xml:space="preserve">E. </w:t>
      </w:r>
      <w:proofErr w:type="spellStart"/>
      <w:r w:rsidR="00F012BA">
        <w:rPr>
          <w:i/>
        </w:rPr>
        <w:t>nemorosa</w:t>
      </w:r>
      <w:proofErr w:type="spellEnd"/>
      <w:r w:rsidR="00C829FE">
        <w:t xml:space="preserve"> </w:t>
      </w:r>
      <w:r w:rsidR="00C829FE">
        <w:fldChar w:fldCharType="begin"/>
      </w:r>
      <w:r w:rsidR="00C829FE">
        <w:instrText xml:space="preserve"> ADDIN EN.CITE &lt;EndNote&gt;&lt;Cite&gt;&lt;Author&gt;French&lt;/Author&gt;&lt;Year&gt;2008&lt;/Year&gt;&lt;RecNum&gt;383&lt;/RecNum&gt;&lt;DisplayText&gt;(French et al., 2008)&lt;/DisplayText&gt;&lt;record&gt;&lt;rec-number&gt;383&lt;/rec-number&gt;&lt;foreign-keys&gt;&lt;key app="EN" db-id="rv5pzvwrkefxw5ez0dn5522yetsaer2px2s0" timestamp="0"&gt;383&lt;/key&gt;&lt;/foreign-keys&gt;&lt;ref-type name="Journal Article"&gt;17&lt;/ref-type&gt;&lt;contributors&gt;&lt;authors&gt;&lt;author&gt;French, G. C.&lt;/author&gt;&lt;author&gt;Hollingsworth, P. M.&lt;/author&gt;&lt;author&gt;Silverside, A. J.&lt;/author&gt;&lt;author&gt;Ennos, R. A.&lt;/author&gt;&lt;/authors&gt;&lt;/contributors&gt;&lt;titles&gt;&lt;title&gt;Genetics, taxonomy and the conservation of British Euphrasia&lt;/title&gt;&lt;secondary-title&gt;Conservation Genetics&lt;/secondary-title&gt;&lt;/titles&gt;&lt;periodical&gt;&lt;full-title&gt;Conservation Genetics&lt;/full-title&gt;&lt;/periodical&gt;&lt;pages&gt;1547-1562&lt;/pages&gt;&lt;volume&gt;9&lt;/volume&gt;&lt;number&gt;6&lt;/number&gt;&lt;dates&gt;&lt;year&gt;2008&lt;/year&gt;&lt;pub-dates&gt;&lt;date&gt;Dec&lt;/date&gt;&lt;/pub-dates&gt;&lt;/dates&gt;&lt;isbn&gt;1566-0621&lt;/isbn&gt;&lt;accession-num&gt;WOS:000260539800014&lt;/accession-num&gt;&lt;urls&gt;&lt;related-urls&gt;&lt;url&gt;&amp;lt;Go to ISI&amp;gt;://WOS:000260539800014&lt;/url&gt;&lt;/related-urls&gt;&lt;/urls&gt;&lt;electronic-resource-num&gt;10.1007/s10592-007-9494-9&lt;/electronic-resource-num&gt;&lt;/record&gt;&lt;/Cite&gt;&lt;/EndNote&gt;</w:instrText>
      </w:r>
      <w:r w:rsidR="00C829FE">
        <w:fldChar w:fldCharType="separate"/>
      </w:r>
      <w:r w:rsidR="00C829FE">
        <w:rPr>
          <w:noProof/>
        </w:rPr>
        <w:t>(French et al., 2008)</w:t>
      </w:r>
      <w:r w:rsidR="00C829FE">
        <w:fldChar w:fldCharType="end"/>
      </w:r>
      <w:r w:rsidR="00F012BA">
        <w:t>. Omitting these two species groups, it leaves a nebulous pool of widespread and more localised selfing species that may be genetically partitioned more by geography than by species limits.</w:t>
      </w:r>
      <w:r w:rsidR="00A030DD">
        <w:t xml:space="preserve"> Within</w:t>
      </w:r>
      <w:r w:rsidR="00216F26">
        <w:t xml:space="preserve"> the diploid</w:t>
      </w:r>
      <w:r w:rsidR="00A030DD">
        <w:t xml:space="preserve"> s</w:t>
      </w:r>
      <w:r w:rsidR="00216F26">
        <w:t>pecies</w:t>
      </w:r>
      <w:r w:rsidR="00A030DD">
        <w:t xml:space="preserve">, there is evidence to suggest that the endemic diploid species </w:t>
      </w:r>
      <w:r w:rsidR="00A030DD">
        <w:rPr>
          <w:i/>
        </w:rPr>
        <w:t xml:space="preserve">E. </w:t>
      </w:r>
      <w:proofErr w:type="spellStart"/>
      <w:r w:rsidR="00A030DD">
        <w:rPr>
          <w:i/>
        </w:rPr>
        <w:t>vigursii</w:t>
      </w:r>
      <w:proofErr w:type="spellEnd"/>
      <w:r w:rsidR="00A030DD">
        <w:t xml:space="preserve"> and </w:t>
      </w:r>
      <w:r w:rsidR="00A030DD">
        <w:rPr>
          <w:i/>
        </w:rPr>
        <w:t xml:space="preserve">E. </w:t>
      </w:r>
      <w:proofErr w:type="spellStart"/>
      <w:r w:rsidR="00A030DD">
        <w:rPr>
          <w:i/>
        </w:rPr>
        <w:t>rivularis</w:t>
      </w:r>
      <w:proofErr w:type="spellEnd"/>
      <w:r w:rsidR="00A030DD">
        <w:t xml:space="preserve"> are distinct from</w:t>
      </w:r>
      <w:r w:rsidR="00D36468">
        <w:t xml:space="preserve"> the</w:t>
      </w:r>
      <w:r w:rsidR="00A030DD">
        <w:t xml:space="preserve"> other diploids</w:t>
      </w:r>
      <w:r w:rsidR="00216F26">
        <w:t xml:space="preserve"> (</w:t>
      </w:r>
      <w:r w:rsidR="00216F26">
        <w:rPr>
          <w:i/>
        </w:rPr>
        <w:t xml:space="preserve">E. </w:t>
      </w:r>
      <w:proofErr w:type="spellStart"/>
      <w:r w:rsidR="00216F26">
        <w:rPr>
          <w:i/>
        </w:rPr>
        <w:t>anglica</w:t>
      </w:r>
      <w:proofErr w:type="spellEnd"/>
      <w:r w:rsidR="00216F26">
        <w:t xml:space="preserve"> and </w:t>
      </w:r>
      <w:r w:rsidR="00216F26">
        <w:rPr>
          <w:i/>
        </w:rPr>
        <w:t xml:space="preserve">E. </w:t>
      </w:r>
      <w:proofErr w:type="spellStart"/>
      <w:r w:rsidR="00216F26">
        <w:rPr>
          <w:i/>
        </w:rPr>
        <w:t>rostkoviana</w:t>
      </w:r>
      <w:proofErr w:type="spellEnd"/>
      <w:r w:rsidR="00216F26">
        <w:t>;</w:t>
      </w:r>
      <w:r w:rsidR="00C829FE">
        <w:t xml:space="preserve"> </w:t>
      </w:r>
      <w:r w:rsidR="00C829FE">
        <w:fldChar w:fldCharType="begin"/>
      </w:r>
      <w:r w:rsidR="00C829FE">
        <w:instrText xml:space="preserve"> ADDIN EN.CITE &lt;EndNote&gt;&lt;Cite&gt;&lt;Author&gt;French&lt;/Author&gt;&lt;Year&gt;2008&lt;/Year&gt;&lt;RecNum&gt;383&lt;/RecNum&gt;&lt;DisplayText&gt;(French et al., 2008)&lt;/DisplayText&gt;&lt;record&gt;&lt;rec-number&gt;383&lt;/rec-number&gt;&lt;foreign-keys&gt;&lt;key app="EN" db-id="rv5pzvwrkefxw5ez0dn5522yetsaer2px2s0" timestamp="0"&gt;383&lt;/key&gt;&lt;/foreign-keys&gt;&lt;ref-type name="Journal Article"&gt;17&lt;/ref-type&gt;&lt;contributors&gt;&lt;authors&gt;&lt;author&gt;French, G. C.&lt;/author&gt;&lt;author&gt;Hollingsworth, P. M.&lt;/author&gt;&lt;author&gt;Silverside, A. J.&lt;/author&gt;&lt;author&gt;Ennos, R. A.&lt;/author&gt;&lt;/authors&gt;&lt;/contributors&gt;&lt;titles&gt;&lt;title&gt;Genetics, taxonomy and the conservation of British Euphrasia&lt;/title&gt;&lt;secondary-title&gt;Conservation Genetics&lt;/secondary-title&gt;&lt;/titles&gt;&lt;periodical&gt;&lt;full-title&gt;Conservation Genetics&lt;/full-title&gt;&lt;/periodical&gt;&lt;pages&gt;1547-1562&lt;/pages&gt;&lt;volume&gt;9&lt;/volume&gt;&lt;number&gt;6&lt;/number&gt;&lt;dates&gt;&lt;year&gt;2008&lt;/year&gt;&lt;pub-dates&gt;&lt;date&gt;Dec&lt;/date&gt;&lt;/pub-dates&gt;&lt;/dates&gt;&lt;isbn&gt;1566-0621&lt;/isbn&gt;&lt;accession-num&gt;WOS:000260539800014&lt;/accession-num&gt;&lt;urls&gt;&lt;related-urls&gt;&lt;url&gt;&amp;lt;Go to ISI&amp;gt;://WOS:000260539800014&lt;/url&gt;&lt;/related-urls&gt;&lt;/urls&gt;&lt;electronic-resource-num&gt;10.1007/s10592-007-9494-9&lt;/electronic-resource-num&gt;&lt;/record&gt;&lt;/Cite&gt;&lt;/EndNote&gt;</w:instrText>
      </w:r>
      <w:r w:rsidR="00C829FE">
        <w:fldChar w:fldCharType="separate"/>
      </w:r>
      <w:r w:rsidR="00C829FE">
        <w:rPr>
          <w:noProof/>
        </w:rPr>
        <w:t>(French et al., 2008)</w:t>
      </w:r>
      <w:r w:rsidR="00C829FE">
        <w:fldChar w:fldCharType="end"/>
      </w:r>
      <w:r w:rsidR="00216F26">
        <w:t>)</w:t>
      </w:r>
      <w:r w:rsidR="00A030DD">
        <w:t>.</w:t>
      </w:r>
    </w:p>
    <w:p w14:paraId="73818DE0" w14:textId="77777777" w:rsidR="00F012BA" w:rsidRDefault="00F012BA" w:rsidP="00CF7DD7"/>
    <w:p w14:paraId="7EAD5893" w14:textId="40206EA9" w:rsidR="005763F4" w:rsidRDefault="003D08D8" w:rsidP="00CF7DD7">
      <w:r>
        <w:t>T</w:t>
      </w:r>
      <w:r w:rsidR="006E6197">
        <w:t xml:space="preserve">he </w:t>
      </w:r>
      <w:r w:rsidR="00866133">
        <w:t>taxonomic complexity</w:t>
      </w:r>
      <w:r w:rsidR="006E6197">
        <w:t xml:space="preserve"> of </w:t>
      </w:r>
      <w:r w:rsidR="006E6197">
        <w:rPr>
          <w:i/>
        </w:rPr>
        <w:t>Euphrasia</w:t>
      </w:r>
      <w:r w:rsidR="00866133">
        <w:t xml:space="preserve"> in </w:t>
      </w:r>
      <w:r w:rsidR="00596496">
        <w:t>Britain</w:t>
      </w:r>
      <w:r w:rsidR="00866133">
        <w:t xml:space="preserve"> </w:t>
      </w:r>
      <w:r w:rsidR="006E6197">
        <w:t xml:space="preserve">is </w:t>
      </w:r>
      <w:r w:rsidR="00866133">
        <w:t xml:space="preserve">reflected in the </w:t>
      </w:r>
      <w:r w:rsidR="00746EEC">
        <w:t>unstable taxonomy over the past hundred years</w:t>
      </w:r>
      <w:r w:rsidR="00B60D27">
        <w:t xml:space="preserve"> </w:t>
      </w:r>
      <w:r w:rsidR="00B60D27">
        <w:fldChar w:fldCharType="begin"/>
      </w:r>
      <w:r w:rsidR="00B60D27">
        <w:instrText xml:space="preserve"> ADDIN EN.CITE &lt;EndNote&gt;&lt;Cite&gt;&lt;Author&gt;Wettstein&lt;/Author&gt;&lt;Year&gt;1896&lt;/Year&gt;&lt;RecNum&gt;1507&lt;/RecNum&gt;&lt;DisplayText&gt;(Wettstein, 1896, Metherell and Rumsey, 2018)&lt;/DisplayText&gt;&lt;record&gt;&lt;rec-number&gt;1507&lt;/rec-number&gt;&lt;foreign-keys&gt;&lt;key app="EN" db-id="rv5pzvwrkefxw5ez0dn5522yetsaer2px2s0" timestamp="1598721568"&gt;1507&lt;/key&gt;&lt;/foreign-keys&gt;&lt;ref-type name="Journal Article"&gt;17&lt;/ref-type&gt;&lt;contributors&gt;&lt;authors&gt;&lt;author&gt;Wettstein, R. von&lt;/author&gt;&lt;/authors&gt;&lt;/contributors&gt;&lt;titles&gt;&lt;title&gt;&lt;style face="normal" font="default" size="100%"&gt;Zur Systematik der Europäischen &lt;/style&gt;&lt;style face="italic" font="default" size="100%"&gt;Euphrasia&lt;/style&gt;&lt;style face="normal" font="default" size="100%"&gt;-Arten&lt;/style&gt;&lt;/title&gt;&lt;secondary-title&gt;Österreichische Botanische Zeitschrift&lt;/secondary-title&gt;&lt;/titles&gt;&lt;periodical&gt;&lt;full-title&gt;Österreichische Botanische Zeitschrift&lt;/full-title&gt;&lt;/periodical&gt;&lt;pages&gt;381-386&lt;/pages&gt;&lt;volume&gt;46&lt;/volume&gt;&lt;dates&gt;&lt;year&gt;1896&lt;/year&gt;&lt;/dates&gt;&lt;urls&gt;&lt;/urls&gt;&lt;/record&gt;&lt;/Cite&gt;&lt;Cite&gt;&lt;Author&gt;Metherell&lt;/Author&gt;&lt;Year&gt;2018&lt;/Year&gt;&lt;RecNum&gt;1156&lt;/RecNum&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B60D27">
        <w:fldChar w:fldCharType="separate"/>
      </w:r>
      <w:r w:rsidR="00B60D27">
        <w:rPr>
          <w:noProof/>
        </w:rPr>
        <w:t>(Wettstein, 1896, Metherell and Rumsey, 2018)</w:t>
      </w:r>
      <w:r w:rsidR="00B60D27">
        <w:fldChar w:fldCharType="end"/>
      </w:r>
      <w:r w:rsidR="00444071">
        <w:t>,</w:t>
      </w:r>
      <w:r w:rsidR="00866133">
        <w:t xml:space="preserve"> in the great</w:t>
      </w:r>
      <w:r w:rsidR="007B5BA2">
        <w:t xml:space="preserve"> </w:t>
      </w:r>
      <w:r w:rsidR="00866133">
        <w:t>diversity</w:t>
      </w:r>
      <w:r w:rsidR="007B5BA2">
        <w:t xml:space="preserve"> of morphologies</w:t>
      </w:r>
      <w:r w:rsidR="00866133">
        <w:t xml:space="preserve"> found in the field</w:t>
      </w:r>
      <w:r w:rsidR="00F95694">
        <w:t xml:space="preserve">, and in the complex genetic structure of </w:t>
      </w:r>
      <w:r w:rsidR="008A49BB">
        <w:t xml:space="preserve">the </w:t>
      </w:r>
      <w:r w:rsidR="00F95694">
        <w:t>species</w:t>
      </w:r>
      <w:r w:rsidR="00866133">
        <w:t xml:space="preserve">. </w:t>
      </w:r>
      <w:r w:rsidR="00360357">
        <w:t xml:space="preserve">The main drivers of </w:t>
      </w:r>
      <w:r w:rsidR="00F95694">
        <w:t xml:space="preserve">this </w:t>
      </w:r>
      <w:r w:rsidR="00360357">
        <w:t>diversity are recent postglacial divergence, the tendency to self-fertilise, and r</w:t>
      </w:r>
      <w:r w:rsidR="00596496">
        <w:t xml:space="preserve">ampant hybridisation </w:t>
      </w:r>
      <w:r w:rsidR="00360357">
        <w:t xml:space="preserve">– </w:t>
      </w:r>
      <w:r w:rsidR="00541FBD">
        <w:t xml:space="preserve">71 </w:t>
      </w:r>
      <w:r w:rsidR="00596496">
        <w:t>hybrid combinations have been reported to date (</w:t>
      </w:r>
      <w:r w:rsidR="00053CC9">
        <w:t>Figure 3;</w:t>
      </w:r>
      <w:r w:rsidR="00444071">
        <w:t xml:space="preserve"> </w:t>
      </w:r>
      <w:r w:rsidR="00444071">
        <w:fldChar w:fldCharType="begin"/>
      </w:r>
      <w:r w:rsidR="00444071">
        <w:instrText xml:space="preserve"> ADDIN EN.CITE &lt;EndNote&gt;&lt;Cite&gt;&lt;Author&gt;Stace&lt;/Author&gt;&lt;Year&gt;2015&lt;/Year&gt;&lt;RecNum&gt;1007&lt;/RecNum&gt;&lt;DisplayText&gt;(Stace et al., 2015, Metherell and Rumsey, 2018)&lt;/DisplayText&gt;&lt;record&gt;&lt;rec-number&gt;1007&lt;/rec-number&gt;&lt;foreign-keys&gt;&lt;key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Ireland&lt;/publisher&gt;&lt;urls&gt;&lt;/urls&gt;&lt;/record&gt;&lt;/Cite&gt;&lt;Cite&gt;&lt;Author&gt;Metherell&lt;/Author&gt;&lt;Year&gt;2018&lt;/Year&gt;&lt;RecNum&gt;1156&lt;/RecNum&gt;&lt;record&gt;&lt;rec-number&gt;1156&lt;/rec-number&gt;&lt;foreign-keys&gt;&lt;key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444071">
        <w:fldChar w:fldCharType="separate"/>
      </w:r>
      <w:r w:rsidR="00444071">
        <w:rPr>
          <w:noProof/>
        </w:rPr>
        <w:t>(Stace et al., 2015, Metherell and Rumsey, 2018)</w:t>
      </w:r>
      <w:r w:rsidR="00444071">
        <w:fldChar w:fldCharType="end"/>
      </w:r>
      <w:r w:rsidR="00596496">
        <w:t xml:space="preserve">). At least five species of the British species of </w:t>
      </w:r>
      <w:r w:rsidR="00596496">
        <w:rPr>
          <w:i/>
        </w:rPr>
        <w:t>Euphrasia</w:t>
      </w:r>
      <w:r w:rsidR="00596496">
        <w:t xml:space="preserve"> have a </w:t>
      </w:r>
      <w:r w:rsidR="00A043BC">
        <w:t xml:space="preserve">putative </w:t>
      </w:r>
      <w:r w:rsidR="00596496">
        <w:t>hybrid origin</w:t>
      </w:r>
      <w:r w:rsidR="00564B4D">
        <w:t>, with two species having arisen from diploid-tetraploid hybridisation events</w:t>
      </w:r>
      <w:r w:rsidR="00444071">
        <w:t xml:space="preserve"> </w:t>
      </w:r>
      <w:r w:rsidR="00444071">
        <w:fldChar w:fldCharType="begin"/>
      </w:r>
      <w:r w:rsidR="00F93BFF">
        <w:instrText xml:space="preserve"> ADDIN EN.CITE &lt;EndNote&gt;&lt;Cite&gt;&lt;Author&gt;Yeo&lt;/Author&gt;&lt;Year&gt;1956&lt;/Year&gt;&lt;RecNum&gt;423&lt;/RecNum&gt;&lt;DisplayText&gt;(Yeo, 1956, Silverside, 1990)&lt;/DisplayText&gt;&lt;record&gt;&lt;rec-number&gt;423&lt;/rec-number&gt;&lt;foreign-keys&gt;&lt;key app="EN" db-id="rv5pzvwrkefxw5ez0dn5522yetsaer2px2s0" timestamp="0"&gt;423&lt;/key&gt;&lt;/foreign-keys&gt;&lt;ref-type name="Journal Article"&gt;17&lt;/ref-type&gt;&lt;contributors&gt;&lt;authors&gt;&lt;author&gt;Yeo, P F&lt;/author&gt;&lt;/authors&gt;&lt;/contributors&gt;&lt;titles&gt;&lt;title&gt;&lt;style face="normal" font="default" size="100%"&gt;Hybridisation between diploid and tetraploid species of &lt;/style&gt;&lt;style face="italic" font="default" size="100%"&gt;Euphrasia&lt;/style&gt;&lt;/title&gt;&lt;secondary-title&gt;Watsonia&lt;/secondary-title&gt;&lt;/titles&gt;&lt;periodical&gt;&lt;full-title&gt;Watsonia&lt;/full-title&gt;&lt;/periodical&gt;&lt;pages&gt;253-269&lt;/pages&gt;&lt;volume&gt;3&lt;/volume&gt;&lt;dates&gt;&lt;year&gt;1956&lt;/year&gt;&lt;/dates&gt;&lt;urls&gt;&lt;/urls&gt;&lt;/record&gt;&lt;/Cite&gt;&lt;Cite&gt;&lt;Author&gt;Silverside&lt;/Author&gt;&lt;Year&gt;1990&lt;/Year&gt;&lt;RecNum&gt;1508&lt;/RecNum&gt;&lt;record&gt;&lt;rec-number&gt;1508&lt;/rec-number&gt;&lt;foreign-keys&gt;&lt;key app="EN" db-id="rv5pzvwrkefxw5ez0dn5522yetsaer2px2s0" timestamp="1598721994"&gt;1508&lt;/key&gt;&lt;/foreign-keys&gt;&lt;ref-type name="Journal Article"&gt;17&lt;/ref-type&gt;&lt;contributors&gt;&lt;authors&gt;&lt;author&gt;Silverside, A.&lt;/author&gt;&lt;/authors&gt;&lt;/contributors&gt;&lt;titles&gt;&lt;title&gt;A guide to eyebrights (Euphrasia)  (II) The E. rostkoviana group &lt;/title&gt;&lt;secondary-title&gt;Wild Flower Magazine&lt;/secondary-title&gt;&lt;/titles&gt;&lt;periodical&gt;&lt;full-title&gt;Wild Flower Magazine&lt;/full-title&gt;&lt;/periodical&gt;&lt;pages&gt;31-34&lt;/pages&gt;&lt;volume&gt;418&lt;/volume&gt;&lt;dates&gt;&lt;year&gt;1990&lt;/year&gt;&lt;/dates&gt;&lt;urls&gt;&lt;/urls&gt;&lt;/record&gt;&lt;/Cite&gt;&lt;/EndNote&gt;</w:instrText>
      </w:r>
      <w:r w:rsidR="00444071">
        <w:fldChar w:fldCharType="separate"/>
      </w:r>
      <w:r w:rsidR="00F93BFF">
        <w:rPr>
          <w:noProof/>
        </w:rPr>
        <w:t>(Yeo, 1956, Silverside, 1990)</w:t>
      </w:r>
      <w:r w:rsidR="00444071">
        <w:fldChar w:fldCharType="end"/>
      </w:r>
      <w:r w:rsidR="00B9695D">
        <w:t>.</w:t>
      </w:r>
      <w:r w:rsidR="00F95694">
        <w:t xml:space="preserve"> The evidence of cross-ploidy hybridisation began with early cytological work on a triploid hybrid which was intermediate between </w:t>
      </w:r>
      <w:r w:rsidR="00F95694">
        <w:rPr>
          <w:i/>
        </w:rPr>
        <w:t xml:space="preserve">E. </w:t>
      </w:r>
      <w:proofErr w:type="spellStart"/>
      <w:r w:rsidR="00F95694">
        <w:rPr>
          <w:i/>
        </w:rPr>
        <w:t>micrantha</w:t>
      </w:r>
      <w:proofErr w:type="spellEnd"/>
      <w:r w:rsidR="00F95694">
        <w:t xml:space="preserve"> and </w:t>
      </w:r>
      <w:r w:rsidR="00F95694">
        <w:rPr>
          <w:i/>
        </w:rPr>
        <w:t xml:space="preserve">E. </w:t>
      </w:r>
      <w:proofErr w:type="spellStart"/>
      <w:r w:rsidR="00F95694">
        <w:rPr>
          <w:i/>
        </w:rPr>
        <w:t>anglica</w:t>
      </w:r>
      <w:proofErr w:type="spellEnd"/>
      <w:r w:rsidR="00F95694">
        <w:t xml:space="preserve"> (=</w:t>
      </w:r>
      <w:r w:rsidR="00F95694">
        <w:rPr>
          <w:i/>
        </w:rPr>
        <w:t xml:space="preserve">E. </w:t>
      </w:r>
      <w:proofErr w:type="spellStart"/>
      <w:r w:rsidR="00F95694">
        <w:rPr>
          <w:i/>
        </w:rPr>
        <w:t>vigursii</w:t>
      </w:r>
      <w:proofErr w:type="spellEnd"/>
      <w:r w:rsidR="00F95694">
        <w:t xml:space="preserve">) in morphology </w:t>
      </w:r>
      <w:r w:rsidR="00F93BFF">
        <w:fldChar w:fldCharType="begin"/>
      </w:r>
      <w:r w:rsidR="00F93BFF">
        <w:instrText xml:space="preserve"> ADDIN EN.CITE &lt;EndNote&gt;&lt;Cite&gt;&lt;Author&gt;Yeo&lt;/Author&gt;&lt;Year&gt;1956&lt;/Year&gt;&lt;RecNum&gt;423&lt;/RecNum&gt;&lt;DisplayText&gt;(Yeo, 1956)&lt;/DisplayText&gt;&lt;record&gt;&lt;rec-number&gt;423&lt;/rec-number&gt;&lt;foreign-keys&gt;&lt;key app="EN" db-id="rv5pzvwrkefxw5ez0dn5522yetsaer2px2s0" timestamp="0"&gt;423&lt;/key&gt;&lt;/foreign-keys&gt;&lt;ref-type name="Journal Article"&gt;17&lt;/ref-type&gt;&lt;contributors&gt;&lt;authors&gt;&lt;author&gt;Yeo, P F&lt;/author&gt;&lt;/authors&gt;&lt;/contributors&gt;&lt;titles&gt;&lt;title&gt;&lt;style face="normal" font="default" size="100%"&gt;Hybridisation between diploid and tetraploid species of &lt;/style&gt;&lt;style face="italic" font="default" size="100%"&gt;Euphrasia&lt;/style&gt;&lt;/title&gt;&lt;secondary-title&gt;Watsonia&lt;/secondary-title&gt;&lt;/titles&gt;&lt;periodical&gt;&lt;full-title&gt;Watsonia&lt;/full-title&gt;&lt;/periodical&gt;&lt;pages&gt;253-269&lt;/pages&gt;&lt;volume&gt;3&lt;/volume&gt;&lt;dates&gt;&lt;year&gt;1956&lt;/year&gt;&lt;/dates&gt;&lt;urls&gt;&lt;/urls&gt;&lt;/record&gt;&lt;/Cite&gt;&lt;/EndNote&gt;</w:instrText>
      </w:r>
      <w:r w:rsidR="00F93BFF">
        <w:fldChar w:fldCharType="separate"/>
      </w:r>
      <w:r w:rsidR="00F93BFF">
        <w:rPr>
          <w:noProof/>
        </w:rPr>
        <w:t>(Yeo, 1956)</w:t>
      </w:r>
      <w:r w:rsidR="00F93BFF">
        <w:fldChar w:fldCharType="end"/>
      </w:r>
      <w:r w:rsidR="00F95694">
        <w:t xml:space="preserve">. Further evidence was found by French et al (2008) when tetraploid specific AFLP bands were seen in diploid samples. Lastly, </w:t>
      </w:r>
      <w:r w:rsidR="00F93BFF">
        <w:fldChar w:fldCharType="begin"/>
      </w:r>
      <w:r w:rsidR="00F93BFF">
        <w:instrText xml:space="preserve"> ADDIN EN.CITE &lt;EndNote&gt;&lt;Cite&gt;&lt;Author&gt;Becher&lt;/Author&gt;&lt;Year&gt;2020&lt;/Year&gt;&lt;RecNum&gt;1413&lt;/RecNum&gt;&lt;DisplayText&gt;(Becher et al., 2020)&lt;/DisplayText&gt;&lt;record&gt;&lt;rec-number&gt;1413&lt;/rec-number&gt;&lt;foreign-keys&gt;&lt;key app="EN" db-id="rv5pzvwrkefxw5ez0dn5522yetsaer2px2s0" timestamp="1595327634"&gt;1413&lt;/key&gt;&lt;/foreign-keys&gt;&lt;ref-type name="Journal Article"&gt;17&lt;/ref-type&gt;&lt;contributors&gt;&lt;authors&gt;&lt;author&gt;Becher, H.&lt;/author&gt;&lt;author&gt;Brown, M.&lt;/author&gt;&lt;author&gt;Powell, G.&lt;/author&gt;&lt;author&gt;Metherell, C.&lt;/author&gt;&lt;author&gt;Riddiford, N.J.&lt;/author&gt;&lt;author&gt;Twyford, A.D.&lt;/author&gt;&lt;/authors&gt;&lt;/contributors&gt;&lt;titles&gt;&lt;title&gt;Maintenance of species differences in closely related tetraploid parasitic Euphrasia (Orobanchaceae) on an isolated island&lt;/title&gt;&lt;secondary-title&gt;biorxiv&lt;/secondary-title&gt;&lt;/titles&gt;&lt;periodical&gt;&lt;full-title&gt;bioRxiv&lt;/full-title&gt;&lt;/periodical&gt;&lt;dates&gt;&lt;year&gt;2020&lt;/year&gt;&lt;/dates&gt;&lt;urls&gt;&lt;/urls&gt;&lt;/record&gt;&lt;/Cite&gt;&lt;/EndNote&gt;</w:instrText>
      </w:r>
      <w:r w:rsidR="00F93BFF">
        <w:fldChar w:fldCharType="separate"/>
      </w:r>
      <w:r w:rsidR="00F93BFF">
        <w:rPr>
          <w:noProof/>
        </w:rPr>
        <w:t>(Becher et al., 2020)</w:t>
      </w:r>
      <w:r w:rsidR="00F93BFF">
        <w:fldChar w:fldCharType="end"/>
      </w:r>
      <w:r w:rsidR="00F93BFF">
        <w:t xml:space="preserve"> </w:t>
      </w:r>
      <w:r w:rsidR="00F95694">
        <w:t xml:space="preserve">in a genomic analysis of British </w:t>
      </w:r>
      <w:r w:rsidR="00F95694">
        <w:rPr>
          <w:i/>
        </w:rPr>
        <w:t>Euphrasia</w:t>
      </w:r>
      <w:r w:rsidR="000C7799">
        <w:t>,</w:t>
      </w:r>
      <w:r w:rsidR="00F95694">
        <w:t xml:space="preserve"> found some evidence for gene flow between </w:t>
      </w:r>
      <w:r w:rsidR="00F95694">
        <w:rPr>
          <w:i/>
        </w:rPr>
        <w:t>E. arctica</w:t>
      </w:r>
      <w:r w:rsidR="00F95694">
        <w:t xml:space="preserve"> and </w:t>
      </w:r>
      <w:r w:rsidR="00AB0F93">
        <w:t xml:space="preserve">the sampled </w:t>
      </w:r>
      <w:r w:rsidR="00F95694">
        <w:t>diploid species.</w:t>
      </w:r>
      <w:r w:rsidR="00596496">
        <w:t xml:space="preserve"> </w:t>
      </w:r>
      <w:r w:rsidR="0098359E">
        <w:t>These cross-ploidy hybrid species are of particular interest, as they combine three important features of TCGs – hybridisation, polyploidy, and mating system variability.</w:t>
      </w:r>
    </w:p>
    <w:p w14:paraId="18756885" w14:textId="24994312" w:rsidR="00053CC9" w:rsidRDefault="00053CC9" w:rsidP="00CF7DD7"/>
    <w:p w14:paraId="26AEC0EA" w14:textId="56ADB16D" w:rsidR="00053CC9" w:rsidRPr="00596496" w:rsidRDefault="00053CC9" w:rsidP="00CF7DD7">
      <w:r>
        <w:rPr>
          <w:noProof/>
        </w:rPr>
        <w:drawing>
          <wp:inline distT="0" distB="0" distL="0" distR="0" wp14:anchorId="607C8859" wp14:editId="5688FA07">
            <wp:extent cx="5727700" cy="572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x_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511CEA18" w14:textId="3CED9FAE" w:rsidR="0014303C" w:rsidRPr="00353B68" w:rsidRDefault="00AB221C" w:rsidP="00CF7DD7">
      <w:r>
        <w:rPr>
          <w:b/>
        </w:rPr>
        <w:t xml:space="preserve">Figure 3 </w:t>
      </w:r>
      <w:r>
        <w:t xml:space="preserve">– A matrix showing interspecific crossing barriers in British </w:t>
      </w:r>
      <w:r>
        <w:rPr>
          <w:i/>
        </w:rPr>
        <w:t>Euphrasia</w:t>
      </w:r>
      <w:r>
        <w:t xml:space="preserve"> species. Grey squares indicate intraspecific crosses, pink squares show crosses not known to produce hybrids in the wild, and green squares show those crosses to have produced hybrids in the wild. Diploid species are emphasised in bold type.</w:t>
      </w:r>
    </w:p>
    <w:p w14:paraId="16174289" w14:textId="77777777" w:rsidR="00AB221C" w:rsidRPr="00353B68" w:rsidRDefault="00AB221C" w:rsidP="00CF7DD7">
      <w:pPr>
        <w:rPr>
          <w:b/>
        </w:rPr>
      </w:pPr>
    </w:p>
    <w:p w14:paraId="1FF2836C" w14:textId="6E3ABD35" w:rsidR="00466659" w:rsidRDefault="00466659" w:rsidP="00CF7DD7">
      <w:r>
        <w:rPr>
          <w:i/>
        </w:rPr>
        <w:t xml:space="preserve">Euphrasia </w:t>
      </w:r>
      <w:r w:rsidR="00A043BC">
        <w:t xml:space="preserve">in Britain and Ireland </w:t>
      </w:r>
      <w:r>
        <w:t>have two different ploidy levels, with diploids (2n = 2x = 22) that have a southern distribution and tetraploids (2n = 4x = 44) more predominant in the north</w:t>
      </w:r>
      <w:r w:rsidR="00B224F2">
        <w:t xml:space="preserve"> </w:t>
      </w:r>
      <w:r w:rsidR="00B224F2">
        <w:fldChar w:fldCharType="begin"/>
      </w:r>
      <w:r w:rsidR="00B224F2">
        <w:instrText xml:space="preserve"> ADDIN EN.CITE &lt;EndNote&gt;&lt;Cite&gt;&lt;Author&gt;Yeo&lt;/Author&gt;&lt;Year&gt;1978&lt;/Year&gt;&lt;RecNum&gt;424&lt;/RecNum&gt;&lt;DisplayText&gt;(Yeo, 1978)&lt;/DisplayText&gt;&lt;record&gt;&lt;rec-number&gt;424&lt;/rec-number&gt;&lt;foreign-keys&gt;&lt;key app="EN" db-id="rv5pzvwrkefxw5ez0dn5522yetsaer2px2s0" timestamp="0"&gt;424&lt;/key&gt;&lt;/foreign-keys&gt;&lt;ref-type name="Journal Article"&gt;17&lt;/ref-type&gt;&lt;contributors&gt;&lt;authors&gt;&lt;author&gt;Yeo, P F&lt;/author&gt;&lt;/authors&gt;&lt;/contributors&gt;&lt;titles&gt;&lt;title&gt;&lt;style face="normal" font="default" size="100%"&gt;A taxonomic revision of &lt;/style&gt;&lt;style face="italic" font="default" size="100%"&gt;Euphrasia&lt;/style&gt;&lt;style face="normal" font="default" size="100%"&gt; in Europe&lt;/style&gt;&lt;/title&gt;&lt;secondary-title&gt;Botanical Journal of the Linnean Society&lt;/secondary-title&gt;&lt;/titles&gt;&lt;periodical&gt;&lt;full-title&gt;Botanical Journal of the Linnean Society&lt;/full-title&gt;&lt;/periodical&gt;&lt;pages&gt;223-334&lt;/pages&gt;&lt;volume&gt;77&lt;/volume&gt;&lt;dates&gt;&lt;year&gt;1978&lt;/year&gt;&lt;/dates&gt;&lt;urls&gt;&lt;/urls&gt;&lt;/record&gt;&lt;/Cite&gt;&lt;/EndNote&gt;</w:instrText>
      </w:r>
      <w:r w:rsidR="00B224F2">
        <w:fldChar w:fldCharType="separate"/>
      </w:r>
      <w:r w:rsidR="00B224F2">
        <w:rPr>
          <w:noProof/>
        </w:rPr>
        <w:t>(Yeo, 1978)</w:t>
      </w:r>
      <w:r w:rsidR="00B224F2">
        <w:fldChar w:fldCharType="end"/>
      </w:r>
      <w:r>
        <w:t>. The tetraploid species are allotetraploids, containing one subgenome which is closely related to extant diploids (0.2% divergent;</w:t>
      </w:r>
      <w:r w:rsidR="00B224F2">
        <w:t xml:space="preserve"> </w:t>
      </w:r>
      <w:r w:rsidR="00B224F2">
        <w:fldChar w:fldCharType="begin"/>
      </w:r>
      <w:r w:rsidR="00B224F2">
        <w:instrText xml:space="preserve"> ADDIN EN.CITE &lt;EndNote&gt;&lt;Cite&gt;&lt;Author&gt;Becher&lt;/Author&gt;&lt;Year&gt;2020&lt;/Year&gt;&lt;RecNum&gt;1413&lt;/RecNum&gt;&lt;DisplayText&gt;(Becher et al., 2020)&lt;/DisplayText&gt;&lt;record&gt;&lt;rec-number&gt;1413&lt;/rec-number&gt;&lt;foreign-keys&gt;&lt;key app="EN" db-id="rv5pzvwrkefxw5ez0dn5522yetsaer2px2s0" timestamp="1595327634"&gt;1413&lt;/key&gt;&lt;/foreign-keys&gt;&lt;ref-type name="Journal Article"&gt;17&lt;/ref-type&gt;&lt;contributors&gt;&lt;authors&gt;&lt;author&gt;Becher, H.&lt;/author&gt;&lt;author&gt;Brown, M.&lt;/author&gt;&lt;author&gt;Powell, G.&lt;/author&gt;&lt;author&gt;Metherell, C.&lt;/author&gt;&lt;author&gt;Riddiford, N.J.&lt;/author&gt;&lt;author&gt;Twyford, A.D.&lt;/author&gt;&lt;/authors&gt;&lt;/contributors&gt;&lt;titles&gt;&lt;title&gt;Maintenance of species differences in closely related tetraploid parasitic Euphrasia (Orobanchaceae) on an isolated island&lt;/title&gt;&lt;secondary-title&gt;biorxiv&lt;/secondary-title&gt;&lt;/titles&gt;&lt;periodical&gt;&lt;full-title&gt;bioRxiv&lt;/full-title&gt;&lt;/periodical&gt;&lt;dates&gt;&lt;year&gt;2020&lt;/year&gt;&lt;/dates&gt;&lt;urls&gt;&lt;/urls&gt;&lt;/record&gt;&lt;/Cite&gt;&lt;/EndNote&gt;</w:instrText>
      </w:r>
      <w:r w:rsidR="00B224F2">
        <w:fldChar w:fldCharType="separate"/>
      </w:r>
      <w:r w:rsidR="00B224F2">
        <w:rPr>
          <w:noProof/>
        </w:rPr>
        <w:t>(Becher et al., 2020)</w:t>
      </w:r>
      <w:r w:rsidR="00B224F2">
        <w:fldChar w:fldCharType="end"/>
      </w:r>
      <w:r>
        <w:t>).</w:t>
      </w:r>
      <w:r w:rsidR="00F13769">
        <w:t xml:space="preserve"> This low divergence</w:t>
      </w:r>
      <w:r>
        <w:t xml:space="preserve"> </w:t>
      </w:r>
      <w:r w:rsidR="00F13769">
        <w:t xml:space="preserve">has led to the hypothesis that pairing can occur between </w:t>
      </w:r>
      <w:r w:rsidR="00F909B0">
        <w:t xml:space="preserve">the </w:t>
      </w:r>
      <w:r w:rsidR="00F13769">
        <w:t xml:space="preserve">chromosomes </w:t>
      </w:r>
      <w:r w:rsidR="00F909B0">
        <w:t xml:space="preserve">of diploid species and the diploid-like subgenomes of tetraploids, which could explain diploid-tetraploid hybridisation in the genus (see Figure </w:t>
      </w:r>
      <w:r w:rsidR="006B4BED">
        <w:t>4</w:t>
      </w:r>
      <w:r w:rsidR="00F909B0">
        <w:t>;</w:t>
      </w:r>
      <w:r w:rsidR="00B224F2">
        <w:t xml:space="preserve"> </w:t>
      </w:r>
      <w:r w:rsidR="00B224F2">
        <w:fldChar w:fldCharType="begin"/>
      </w:r>
      <w:r w:rsidR="00B224F2">
        <w:instrText xml:space="preserve"> ADDIN EN.CITE &lt;EndNote&gt;&lt;Cite&gt;&lt;Author&gt;Yeo&lt;/Author&gt;&lt;Year&gt;1956&lt;/Year&gt;&lt;RecNum&gt;423&lt;/RecNum&gt;&lt;DisplayText&gt;(Yeo, 1956)&lt;/DisplayText&gt;&lt;record&gt;&lt;rec-number&gt;423&lt;/rec-number&gt;&lt;foreign-keys&gt;&lt;key app="EN" db-id="rv5pzvwrkefxw5ez0dn5522yetsaer2px2s0" timestamp="0"&gt;423&lt;/key&gt;&lt;/foreign-keys&gt;&lt;ref-type name="Journal Article"&gt;17&lt;/ref-type&gt;&lt;contributors&gt;&lt;authors&gt;&lt;author&gt;Yeo, P F&lt;/author&gt;&lt;/authors&gt;&lt;/contributors&gt;&lt;titles&gt;&lt;title&gt;&lt;style face="normal" font="default" size="100%"&gt;Hybridisation between diploid and tetraploid species of &lt;/style&gt;&lt;style face="italic" font="default" size="100%"&gt;Euphrasia&lt;/style&gt;&lt;/title&gt;&lt;secondary-title&gt;Watsonia&lt;/secondary-title&gt;&lt;/titles&gt;&lt;periodical&gt;&lt;full-title&gt;Watsonia&lt;/full-title&gt;&lt;/periodical&gt;&lt;pages&gt;253-269&lt;/pages&gt;&lt;volume&gt;3&lt;/volume&gt;&lt;dates&gt;&lt;year&gt;1956&lt;/year&gt;&lt;/dates&gt;&lt;urls&gt;&lt;/urls&gt;&lt;/record&gt;&lt;/Cite&gt;&lt;/EndNote&gt;</w:instrText>
      </w:r>
      <w:r w:rsidR="00B224F2">
        <w:fldChar w:fldCharType="separate"/>
      </w:r>
      <w:r w:rsidR="00B224F2">
        <w:rPr>
          <w:noProof/>
        </w:rPr>
        <w:t>(Yeo, 1956)</w:t>
      </w:r>
      <w:r w:rsidR="00B224F2">
        <w:fldChar w:fldCharType="end"/>
      </w:r>
      <w:r w:rsidR="00F909B0">
        <w:t xml:space="preserve">). </w:t>
      </w:r>
      <w:r>
        <w:t xml:space="preserve">The divergence between diploids and tetraploids is around 5% </w:t>
      </w:r>
      <w:r w:rsidR="00A043BC">
        <w:t xml:space="preserve">based on </w:t>
      </w:r>
      <w:r>
        <w:t>both ITS</w:t>
      </w:r>
      <w:r w:rsidR="00A043BC">
        <w:t xml:space="preserve"> sequencing,</w:t>
      </w:r>
      <w:r>
        <w:t xml:space="preserve"> and genome wide data</w:t>
      </w:r>
      <w:r w:rsidR="00B224F2">
        <w:t>,</w:t>
      </w:r>
      <w:r>
        <w:t xml:space="preserve"> which corresponds to a split time of around 8</w:t>
      </w:r>
      <w:r w:rsidR="00336A19">
        <w:t xml:space="preserve"> </w:t>
      </w:r>
      <w:r>
        <w:t>Mya</w:t>
      </w:r>
      <w:r w:rsidR="00B224F2">
        <w:t xml:space="preserve"> </w:t>
      </w:r>
      <w:r w:rsidR="00B224F2">
        <w:fldChar w:fldCharType="begin">
          <w:fldData xml:space="preserve">PEVuZE5vdGU+PENpdGU+PEF1dGhvcj5XYW5nPC9BdXRob3I+PFllYXI+MjAxODwvWWVhcj48UmVj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</w:fldData>
        </w:fldChar>
      </w:r>
      <w:r w:rsidR="00B224F2">
        <w:instrText xml:space="preserve"> ADDIN EN.CITE </w:instrText>
      </w:r>
      <w:r w:rsidR="00B224F2">
        <w:fldChar w:fldCharType="begin">
          <w:fldData xml:space="preserve">PEVuZE5vdGU+PENpdGU+PEF1dGhvcj5XYW5nPC9BdXRob3I+PFllYXI+MjAxODwvWWVhcj48UmVj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</w:fldData>
        </w:fldChar>
      </w:r>
      <w:r w:rsidR="00B224F2">
        <w:instrText xml:space="preserve"> ADDIN EN.CITE.DATA </w:instrText>
      </w:r>
      <w:r w:rsidR="00B224F2">
        <w:fldChar w:fldCharType="end"/>
      </w:r>
      <w:r w:rsidR="00B224F2">
        <w:fldChar w:fldCharType="separate"/>
      </w:r>
      <w:r w:rsidR="00B224F2">
        <w:rPr>
          <w:noProof/>
        </w:rPr>
        <w:t>(Wang et al., 2018, Becher et al., 2020)</w:t>
      </w:r>
      <w:r w:rsidR="00B224F2">
        <w:fldChar w:fldCharType="end"/>
      </w:r>
      <w:r>
        <w:t xml:space="preserve">. </w:t>
      </w:r>
      <w:r w:rsidR="00EB106E">
        <w:t xml:space="preserve">High divergence between diploids and tetraploids points to ploidy being an effective barrier </w:t>
      </w:r>
      <w:r w:rsidR="00EB106E">
        <w:lastRenderedPageBreak/>
        <w:t xml:space="preserve">to gene exchange, however there is mounting evidence that gene flow between ploidy levels is present, but rare </w:t>
      </w:r>
      <w:r w:rsidR="00B224F2">
        <w:fldChar w:fldCharType="begin"/>
      </w:r>
      <w:r w:rsidR="00B224F2">
        <w:instrText xml:space="preserve"> ADDIN EN.CITE &lt;EndNote&gt;&lt;Cite&gt;&lt;Author&gt;French&lt;/Author&gt;&lt;Year&gt;2008&lt;/Year&gt;&lt;RecNum&gt;383&lt;/RecNum&gt;&lt;DisplayText&gt;(French et al., 2008, Becher et al., 2020)&lt;/DisplayText&gt;&lt;record&gt;&lt;rec-number&gt;383&lt;/rec-number&gt;&lt;foreign-keys&gt;&lt;key app="EN" db-id="rv5pzvwrkefxw5ez0dn5522yetsaer2px2s0" timestamp="0"&gt;383&lt;/key&gt;&lt;/foreign-keys&gt;&lt;ref-type name="Journal Article"&gt;17&lt;/ref-type&gt;&lt;contributors&gt;&lt;authors&gt;&lt;author&gt;French, G. C.&lt;/author&gt;&lt;author&gt;Hollingsworth, P. M.&lt;/author&gt;&lt;author&gt;Silverside, A. J.&lt;/author&gt;&lt;author&gt;Ennos, R. A.&lt;/author&gt;&lt;/authors&gt;&lt;/contributors&gt;&lt;titles&gt;&lt;title&gt;Genetics, taxonomy and the conservation of British Euphrasia&lt;/title&gt;&lt;secondary-title&gt;Conservation Genetics&lt;/secondary-title&gt;&lt;/titles&gt;&lt;periodical&gt;&lt;full-title&gt;Conservation Genetics&lt;/full-title&gt;&lt;/periodical&gt;&lt;pages&gt;1547-1562&lt;/pages&gt;&lt;volume&gt;9&lt;/volume&gt;&lt;number&gt;6&lt;/number&gt;&lt;dates&gt;&lt;year&gt;2008&lt;/year&gt;&lt;pub-dates&gt;&lt;date&gt;Dec&lt;/date&gt;&lt;/pub-dates&gt;&lt;/dates&gt;&lt;isbn&gt;1566-0621&lt;/isbn&gt;&lt;accession-num&gt;WOS:000260539800014&lt;/accession-num&gt;&lt;urls&gt;&lt;related-urls&gt;&lt;url&gt;&amp;lt;Go to ISI&amp;gt;://WOS:000260539800014&lt;/url&gt;&lt;/related-urls&gt;&lt;/urls&gt;&lt;electronic-resource-num&gt;10.1007/s10592-007-9494-9&lt;/electronic-resource-num&gt;&lt;/record&gt;&lt;/Cite&gt;&lt;Cite&gt;&lt;Author&gt;Becher&lt;/Author&gt;&lt;Year&gt;2020&lt;/Year&gt;&lt;RecNum&gt;1413&lt;/RecNum&gt;&lt;record&gt;&lt;rec-number&gt;1413&lt;/rec-number&gt;&lt;foreign-keys&gt;&lt;key app="EN" db-id="rv5pzvwrkefxw5ez0dn5522yetsaer2px2s0" timestamp="1595327634"&gt;1413&lt;/key&gt;&lt;/foreign-keys&gt;&lt;ref-type name="Journal Article"&gt;17&lt;/ref-type&gt;&lt;contributors&gt;&lt;authors&gt;&lt;author&gt;Becher, H.&lt;/author&gt;&lt;author&gt;Brown, M.&lt;/author&gt;&lt;author&gt;Powell, G.&lt;/author&gt;&lt;author&gt;Metherell, C.&lt;/author&gt;&lt;author&gt;Riddiford, N.J.&lt;/author&gt;&lt;author&gt;Twyford, A.D.&lt;/author&gt;&lt;/authors&gt;&lt;/contributors&gt;&lt;titles&gt;&lt;title&gt;Maintenance of species differences in closely related tetraploid parasitic Euphrasia (Orobanchaceae) on an isolated island&lt;/title&gt;&lt;secondary-title&gt;biorxiv&lt;/secondary-title&gt;&lt;/titles&gt;&lt;periodical&gt;&lt;full-title&gt;bioRxiv&lt;/full-title&gt;&lt;/periodical&gt;&lt;dates&gt;&lt;year&gt;2020&lt;/year&gt;&lt;/dates&gt;&lt;urls&gt;&lt;/urls&gt;&lt;/record&gt;&lt;/Cite&gt;&lt;/EndNote&gt;</w:instrText>
      </w:r>
      <w:r w:rsidR="00B224F2">
        <w:fldChar w:fldCharType="separate"/>
      </w:r>
      <w:r w:rsidR="00B224F2">
        <w:rPr>
          <w:noProof/>
        </w:rPr>
        <w:t>(French et al., 2008, Becher et al., 2020)</w:t>
      </w:r>
      <w:r w:rsidR="00B224F2">
        <w:fldChar w:fldCharType="end"/>
      </w:r>
      <w:r w:rsidR="00B224F2">
        <w:t xml:space="preserve">. </w:t>
      </w:r>
      <w:r w:rsidR="00EB106E">
        <w:t xml:space="preserve">Hand crosses have </w:t>
      </w:r>
      <w:r w:rsidR="000B389B">
        <w:t xml:space="preserve">generally </w:t>
      </w:r>
      <w:r w:rsidR="00EB106E">
        <w:t>failed to produce diploid-tetraploid hybrids</w:t>
      </w:r>
      <w:r w:rsidR="00B224F2">
        <w:t xml:space="preserve">, </w:t>
      </w:r>
      <w:r w:rsidR="00EB106E">
        <w:t>and only a single triploid hybrid has been found in the field</w:t>
      </w:r>
      <w:r w:rsidR="00B224F2">
        <w:t xml:space="preserve"> </w:t>
      </w:r>
      <w:r w:rsidR="00B224F2">
        <w:fldChar w:fldCharType="begin"/>
      </w:r>
      <w:r w:rsidR="00B224F2">
        <w:instrText xml:space="preserve"> ADDIN EN.CITE &lt;EndNote&gt;&lt;Cite&gt;&lt;Author&gt;Yeo&lt;/Author&gt;&lt;Year&gt;1954&lt;/Year&gt;&lt;RecNum&gt;422&lt;/RecNum&gt;&lt;DisplayText&gt;(Yeo, 1954, Yeo, 1956)&lt;/DisplayText&gt;&lt;record&gt;&lt;rec-number&gt;422&lt;/rec-number&gt;&lt;foreign-keys&gt;&lt;key app="EN" db-id="rv5pzvwrkefxw5ez0dn5522yetsaer2px2s0" timestamp="0"&gt;422&lt;/key&gt;&lt;/foreign-keys&gt;&lt;ref-type name="Journal Article"&gt;17&lt;/ref-type&gt;&lt;contributors&gt;&lt;authors&gt;&lt;author&gt;Yeo, P F&lt;/author&gt;&lt;/authors&gt;&lt;/contributors&gt;&lt;titles&gt;&lt;title&gt;The cytology of British species of Euphrasia&lt;/title&gt;&lt;secondary-title&gt;Watsonia&lt;/secondary-title&gt;&lt;/titles&gt;&lt;periodical&gt;&lt;full-title&gt;Watsonia&lt;/full-title&gt;&lt;/periodical&gt;&lt;pages&gt;101-108&lt;/pages&gt;&lt;volume&gt;3&lt;/volume&gt;&lt;number&gt;2&lt;/number&gt;&lt;dates&gt;&lt;year&gt;1954&lt;/year&gt;&lt;/dates&gt;&lt;urls&gt;&lt;/urls&gt;&lt;/record&gt;&lt;/Cite&gt;&lt;Cite&gt;&lt;Author&gt;Yeo&lt;/Author&gt;&lt;Year&gt;1956&lt;/Year&gt;&lt;RecNum&gt;423&lt;/RecNum&gt;&lt;record&gt;&lt;rec-number&gt;423&lt;/rec-number&gt;&lt;foreign-keys&gt;&lt;key app="EN" db-id="rv5pzvwrkefxw5ez0dn5522yetsaer2px2s0" timestamp="0"&gt;423&lt;/key&gt;&lt;/foreign-keys&gt;&lt;ref-type name="Journal Article"&gt;17&lt;/ref-type&gt;&lt;contributors&gt;&lt;authors&gt;&lt;author&gt;Yeo, P F&lt;/author&gt;&lt;/authors&gt;&lt;/contributors&gt;&lt;titles&gt;&lt;title&gt;&lt;style face="normal" font="default" size="100%"&gt;Hybridisation between diploid and tetraploid species of &lt;/style&gt;&lt;style face="italic" font="default" size="100%"&gt;Euphrasia&lt;/style&gt;&lt;/title&gt;&lt;secondary-title&gt;Watsonia&lt;/secondary-title&gt;&lt;/titles&gt;&lt;periodical&gt;&lt;full-title&gt;Watsonia&lt;/full-title&gt;&lt;/periodical&gt;&lt;pages&gt;253-269&lt;/pages&gt;&lt;volume&gt;3&lt;/volume&gt;&lt;dates&gt;&lt;year&gt;1956&lt;/year&gt;&lt;/dates&gt;&lt;urls&gt;&lt;/urls&gt;&lt;/record&gt;&lt;/Cite&gt;&lt;/EndNote&gt;</w:instrText>
      </w:r>
      <w:r w:rsidR="00B224F2">
        <w:fldChar w:fldCharType="separate"/>
      </w:r>
      <w:r w:rsidR="00B224F2">
        <w:rPr>
          <w:noProof/>
        </w:rPr>
        <w:t>(Yeo, 1954, Yeo, 1956)</w:t>
      </w:r>
      <w:r w:rsidR="00B224F2">
        <w:fldChar w:fldCharType="end"/>
      </w:r>
      <w:r w:rsidR="00B224F2">
        <w:t>.</w:t>
      </w:r>
      <w:r w:rsidR="00EB106E">
        <w:t xml:space="preserve"> Controlled crosses may yet yield useful insights into the biology of diploid-tetraploid hybrids in </w:t>
      </w:r>
      <w:r w:rsidR="00EB106E">
        <w:rPr>
          <w:i/>
        </w:rPr>
        <w:t>Euphrasia</w:t>
      </w:r>
      <w:r w:rsidR="00EB106E">
        <w:t>.</w:t>
      </w:r>
    </w:p>
    <w:p w14:paraId="45AB2AA1" w14:textId="528F49D0" w:rsidR="00AF00DB" w:rsidRDefault="00AF00DB" w:rsidP="00CF7DD7"/>
    <w:p w14:paraId="31877F16" w14:textId="46B28E7B" w:rsidR="00A0392C" w:rsidRDefault="00032DE5" w:rsidP="00032DE5">
      <w:pPr>
        <w:jc w:val="center"/>
      </w:pPr>
      <w:r>
        <w:rPr>
          <w:noProof/>
          <w:lang w:eastAsia="en-GB"/>
        </w:rPr>
        <w:drawing>
          <wp:inline distT="0" distB="0" distL="0" distR="0" wp14:anchorId="6BBEB2D4" wp14:editId="4C287237">
            <wp:extent cx="3657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ybridspEuphrasia.pdf"/>
                    <pic:cNvPicPr/>
                  </pic:nvPicPr>
                  <pic:blipFill>
                    <a:blip r:embed="rId14">
                      <a:extLst>
                        <a:ext uri="{28A0092B-C50C-407E-A947-70E740481C1C}">
                          <a14:useLocalDpi xmlns:a14="http://schemas.microsoft.com/office/drawing/2010/main" val="0"/>
                        </a:ext>
                      </a:extLst>
                    </a:blip>
                    <a:stretch>
                      <a:fillRect/>
                    </a:stretch>
                  </pic:blipFill>
                  <pic:spPr>
                    <a:xfrm>
                      <a:off x="0" y="0"/>
                      <a:ext cx="3657600" cy="5067300"/>
                    </a:xfrm>
                    <a:prstGeom prst="rect">
                      <a:avLst/>
                    </a:prstGeom>
                  </pic:spPr>
                </pic:pic>
              </a:graphicData>
            </a:graphic>
          </wp:inline>
        </w:drawing>
      </w:r>
    </w:p>
    <w:p w14:paraId="4B10F11B" w14:textId="32CEDF77" w:rsidR="00032DE5" w:rsidRPr="0057392A" w:rsidRDefault="00032DE5" w:rsidP="00032DE5">
      <w:r>
        <w:rPr>
          <w:b/>
        </w:rPr>
        <w:t xml:space="preserve">Figure </w:t>
      </w:r>
      <w:r w:rsidR="00053CC9">
        <w:rPr>
          <w:b/>
        </w:rPr>
        <w:t>4</w:t>
      </w:r>
      <w:r>
        <w:rPr>
          <w:b/>
        </w:rPr>
        <w:t xml:space="preserve"> </w:t>
      </w:r>
      <w:r>
        <w:t xml:space="preserve">– </w:t>
      </w:r>
      <w:r w:rsidR="00406BA5">
        <w:t>S</w:t>
      </w:r>
      <w:r>
        <w:t xml:space="preserve">chematic of diploid-tetraploid hybridisation in </w:t>
      </w:r>
      <w:r>
        <w:rPr>
          <w:i/>
        </w:rPr>
        <w:t>Euphrasia</w:t>
      </w:r>
      <w:r>
        <w:t>. Here, a diploid species hybridises with a tetraploid species to form a triploid intermediate. Note that pink and red colours indicate the low (0.2%; ref) divergence between diploid (</w:t>
      </w:r>
      <w:r w:rsidR="00336A19">
        <w:t>pink</w:t>
      </w:r>
      <w:r>
        <w:t>) and diploid-like (</w:t>
      </w:r>
      <w:r w:rsidR="00336A19">
        <w:t>red</w:t>
      </w:r>
      <w:r>
        <w:t>) tetraploid subgenomes. This triploid F1 can then backcross to the diploid parent through rare haploid gamete segregation to produce a backcrossed F2 individual. Note the striped chromosomes in the F2 backcross indicate recombination between the diploid (pink) and the diploid-like (red) subgenome of the tetraploid.</w:t>
      </w:r>
      <w:r w:rsidR="0057392A">
        <w:t xml:space="preserve"> It is thought this process has given rise to the hybrid species </w:t>
      </w:r>
      <w:r w:rsidR="0057392A">
        <w:rPr>
          <w:i/>
        </w:rPr>
        <w:t xml:space="preserve">Euphrasia </w:t>
      </w:r>
      <w:proofErr w:type="spellStart"/>
      <w:r w:rsidR="0057392A">
        <w:rPr>
          <w:i/>
        </w:rPr>
        <w:t>vigursii</w:t>
      </w:r>
      <w:proofErr w:type="spellEnd"/>
      <w:r w:rsidR="0057392A">
        <w:t xml:space="preserve"> and </w:t>
      </w:r>
      <w:r w:rsidR="0057392A">
        <w:rPr>
          <w:i/>
        </w:rPr>
        <w:t xml:space="preserve">E. </w:t>
      </w:r>
      <w:proofErr w:type="spellStart"/>
      <w:r w:rsidR="0057392A">
        <w:rPr>
          <w:i/>
        </w:rPr>
        <w:t>rivularis</w:t>
      </w:r>
      <w:proofErr w:type="spellEnd"/>
      <w:r w:rsidR="00B224F2">
        <w:t xml:space="preserve"> </w:t>
      </w:r>
      <w:r w:rsidR="00B224F2">
        <w:fldChar w:fldCharType="begin"/>
      </w:r>
      <w:r w:rsidR="00B224F2">
        <w:instrText xml:space="preserve"> ADDIN EN.CITE &lt;EndNote&gt;&lt;Cite&gt;&lt;Author&gt;Yeo&lt;/Author&gt;&lt;Year&gt;1956&lt;/Year&gt;&lt;RecNum&gt;423&lt;/RecNum&gt;&lt;DisplayText&gt;(Yeo, 1956, Silverside, 1990)&lt;/DisplayText&gt;&lt;record&gt;&lt;rec-number&gt;423&lt;/rec-number&gt;&lt;foreign-keys&gt;&lt;key app="EN" db-id="rv5pzvwrkefxw5ez0dn5522yetsaer2px2s0" timestamp="0"&gt;423&lt;/key&gt;&lt;/foreign-keys&gt;&lt;ref-type name="Journal Article"&gt;17&lt;/ref-type&gt;&lt;contributors&gt;&lt;authors&gt;&lt;author&gt;Yeo, P F&lt;/author&gt;&lt;/authors&gt;&lt;/contributors&gt;&lt;titles&gt;&lt;title&gt;&lt;style face="normal" font="default" size="100%"&gt;Hybridisation between diploid and tetraploid species of &lt;/style&gt;&lt;style face="italic" font="default" size="100%"&gt;Euphrasia&lt;/style&gt;&lt;/title&gt;&lt;secondary-title&gt;Watsonia&lt;/secondary-title&gt;&lt;/titles&gt;&lt;periodical&gt;&lt;full-title&gt;Watsonia&lt;/full-title&gt;&lt;/periodical&gt;&lt;pages&gt;253-269&lt;/pages&gt;&lt;volume&gt;3&lt;/volume&gt;&lt;dates&gt;&lt;year&gt;1956&lt;/year&gt;&lt;/dates&gt;&lt;urls&gt;&lt;/urls&gt;&lt;/record&gt;&lt;/Cite&gt;&lt;Cite&gt;&lt;Author&gt;Silverside&lt;/Author&gt;&lt;Year&gt;1990&lt;/Year&gt;&lt;RecNum&gt;1508&lt;/RecNum&gt;&lt;record&gt;&lt;rec-number&gt;1508&lt;/rec-number&gt;&lt;foreign-keys&gt;&lt;key app="EN" db-id="rv5pzvwrkefxw5ez0dn5522yetsaer2px2s0" timestamp="1598721994"&gt;1508&lt;/key&gt;&lt;/foreign-keys&gt;&lt;ref-type name="Journal Article"&gt;17&lt;/ref-type&gt;&lt;contributors&gt;&lt;authors&gt;&lt;author&gt;Silverside, A.&lt;/author&gt;&lt;/authors&gt;&lt;/contributors&gt;&lt;titles&gt;&lt;title&gt;A guide to eyebrights (Euphrasia)  (II) The E. rostkoviana group &lt;/title&gt;&lt;secondary-title&gt;Wild Flower Magazine&lt;/secondary-title&gt;&lt;/titles&gt;&lt;periodical&gt;&lt;full-title&gt;Wild Flower Magazine&lt;/full-title&gt;&lt;/periodical&gt;&lt;pages&gt;31-34&lt;/pages&gt;&lt;volume&gt;418&lt;/volume&gt;&lt;dates&gt;&lt;year&gt;1990&lt;/year&gt;&lt;/dates&gt;&lt;urls&gt;&lt;/urls&gt;&lt;/record&gt;&lt;/Cite&gt;&lt;/EndNote&gt;</w:instrText>
      </w:r>
      <w:r w:rsidR="00B224F2">
        <w:fldChar w:fldCharType="separate"/>
      </w:r>
      <w:r w:rsidR="00B224F2">
        <w:rPr>
          <w:noProof/>
        </w:rPr>
        <w:t>(Yeo, 1956, Silverside, 1990)</w:t>
      </w:r>
      <w:r w:rsidR="00B224F2">
        <w:fldChar w:fldCharType="end"/>
      </w:r>
      <w:r w:rsidR="0057392A">
        <w:t>.</w:t>
      </w:r>
    </w:p>
    <w:p w14:paraId="24B1983E" w14:textId="77777777" w:rsidR="00032DE5" w:rsidRPr="00032DE5" w:rsidRDefault="00032DE5" w:rsidP="00032DE5"/>
    <w:p w14:paraId="17F631FB" w14:textId="3F03E56C" w:rsidR="007004D4" w:rsidRPr="0088360D" w:rsidRDefault="008B2AAD" w:rsidP="00CF7DD7">
      <w:r>
        <w:t>The m</w:t>
      </w:r>
      <w:r w:rsidR="007004D4">
        <w:t xml:space="preserve">ating system in British </w:t>
      </w:r>
      <w:r w:rsidR="007004D4">
        <w:rPr>
          <w:i/>
        </w:rPr>
        <w:t>Euphrasia</w:t>
      </w:r>
      <w:r w:rsidR="007004D4">
        <w:t xml:space="preserve"> is highly variable, and ranges from outcrossing to highly selfing </w:t>
      </w:r>
      <w:r w:rsidR="00FF4FD5">
        <w:t xml:space="preserve">(note </w:t>
      </w:r>
      <w:r w:rsidR="007004D4">
        <w:t>apomixis has not been found in the genus</w:t>
      </w:r>
      <w:r w:rsidR="00FF4FD5">
        <w:t>)</w:t>
      </w:r>
      <w:r w:rsidR="007004D4">
        <w:t xml:space="preserve">. Outcrossing rate is correlated with flower size in </w:t>
      </w:r>
      <w:r w:rsidR="007004D4">
        <w:rPr>
          <w:i/>
        </w:rPr>
        <w:t>Euphrasia</w:t>
      </w:r>
      <w:r w:rsidR="007004D4">
        <w:t xml:space="preserve"> (r</w:t>
      </w:r>
      <w:r w:rsidR="00613D38">
        <w:t xml:space="preserve"> </w:t>
      </w:r>
      <w:r w:rsidR="007004D4">
        <w:t>=</w:t>
      </w:r>
      <w:r w:rsidR="00613D38">
        <w:t xml:space="preserve"> -0.89</w:t>
      </w:r>
      <w:r w:rsidR="007004D4">
        <w:t>;</w:t>
      </w:r>
      <w:r w:rsidR="00B224F2">
        <w:t xml:space="preserve"> </w:t>
      </w:r>
      <w:r w:rsidR="00B224F2">
        <w:fldChar w:fldCharType="begin"/>
      </w:r>
      <w:r w:rsidR="00B224F2">
        <w:instrText xml:space="preserve"> ADDIN EN.CITE &lt;EndNote&gt;&lt;Cite&gt;&lt;Author&gt;French&lt;/Author&gt;&lt;Year&gt;2005&lt;/Year&gt;&lt;RecNum&gt;375&lt;/RecNum&gt;&lt;DisplayText&gt;(French et al., 2005)&lt;/DisplayText&gt;&lt;record&gt;&lt;rec-number&gt;375&lt;/rec-number&gt;&lt;foreign-keys&gt;&lt;key app="EN" db-id="rv5pzvwrkefxw5ez0dn5522yetsaer2px2s0" timestamp="0"&gt;375&lt;/key&gt;&lt;/foreign-keys&gt;&lt;ref-type name="Journal Article"&gt;17&lt;/ref-type&gt;&lt;contributors&gt;&lt;authors&gt;&lt;author&gt;French, G. C.&lt;/author&gt;&lt;author&gt;Ennos, R. A.&lt;/author&gt;&lt;author&gt;Silverside, A. J.&lt;/author&gt;&lt;author&gt;Hollingsworth, P. M.&lt;/author&gt;&lt;/authors&gt;&lt;/contributors&gt;&lt;titles&gt;&lt;title&gt;The relationship between flower size, inbreeding coefficient and inferred selfing rate in British Euphrasia species&lt;/title&gt;&lt;secondary-title&gt;Heredity&lt;/secondary-title&gt;&lt;/titles&gt;&lt;periodical&gt;&lt;full-title&gt;Heredity&lt;/full-title&gt;&lt;/periodical&gt;&lt;pages&gt;44-51&lt;/pages&gt;&lt;volume&gt;94&lt;/volume&gt;&lt;number&gt;1&lt;/number&gt;&lt;dates&gt;&lt;year&gt;2005&lt;/year&gt;&lt;pub-dates&gt;&lt;date&gt;Jan&lt;/date&gt;&lt;/pub-dates&gt;&lt;/dates&gt;&lt;isbn&gt;0018-067X&lt;/isbn&gt;&lt;accession-num&gt;WOS:000225772400007&lt;/accession-num&gt;&lt;urls&gt;&lt;related-urls&gt;&lt;url&gt;&amp;lt;Go to ISI&amp;gt;://WOS:000225772400007&lt;/url&gt;&lt;/related-urls&gt;&lt;/urls&gt;&lt;electronic-resource-num&gt;10.1038/sj.hdy.6800553&lt;/electronic-resource-num&gt;&lt;/record&gt;&lt;/Cite&gt;&lt;/EndNote&gt;</w:instrText>
      </w:r>
      <w:r w:rsidR="00B224F2">
        <w:fldChar w:fldCharType="separate"/>
      </w:r>
      <w:r w:rsidR="00B224F2">
        <w:rPr>
          <w:noProof/>
        </w:rPr>
        <w:t>(French et al., 2005)</w:t>
      </w:r>
      <w:r w:rsidR="00B224F2">
        <w:fldChar w:fldCharType="end"/>
      </w:r>
      <w:r w:rsidR="007004D4">
        <w:t>), with smaller flowered species more likely to self than larger flowered species with showy corollas</w:t>
      </w:r>
      <w:r w:rsidR="00F13769">
        <w:t xml:space="preserve">. For example, the tetraploid mountain specialist </w:t>
      </w:r>
      <w:r w:rsidR="00F13769">
        <w:rPr>
          <w:i/>
        </w:rPr>
        <w:t xml:space="preserve">E. </w:t>
      </w:r>
      <w:proofErr w:type="spellStart"/>
      <w:r w:rsidR="00F13769">
        <w:rPr>
          <w:i/>
        </w:rPr>
        <w:t>cambrica</w:t>
      </w:r>
      <w:proofErr w:type="spellEnd"/>
      <w:r w:rsidR="00F13769">
        <w:t xml:space="preserve"> which is endemic to Wales has a </w:t>
      </w:r>
      <w:r w:rsidR="00F13769">
        <w:lastRenderedPageBreak/>
        <w:t xml:space="preserve">corolla length of 4mm, while the diploid </w:t>
      </w:r>
      <w:r w:rsidR="00F13769">
        <w:rPr>
          <w:i/>
        </w:rPr>
        <w:t xml:space="preserve">E. </w:t>
      </w:r>
      <w:proofErr w:type="spellStart"/>
      <w:r w:rsidR="00F13769">
        <w:rPr>
          <w:i/>
        </w:rPr>
        <w:t>montana</w:t>
      </w:r>
      <w:proofErr w:type="spellEnd"/>
      <w:r w:rsidR="00F13769">
        <w:rPr>
          <w:i/>
        </w:rPr>
        <w:t xml:space="preserve"> </w:t>
      </w:r>
      <w:r w:rsidR="00F13769">
        <w:t>of wet grasslands has a corolla length of up to 12mm (and can be larger in cultivation</w:t>
      </w:r>
      <w:r w:rsidR="00CA41F0">
        <w:t xml:space="preserve">; Figure </w:t>
      </w:r>
      <w:r w:rsidR="00561EEE">
        <w:t>5</w:t>
      </w:r>
      <w:r w:rsidR="00B224F2">
        <w:t xml:space="preserve">; </w:t>
      </w:r>
      <w:r w:rsidR="00B224F2">
        <w:fldChar w:fldCharType="begin"/>
      </w:r>
      <w:r w:rsidR="00B224F2">
        <w:instrText xml:space="preserve"> ADDIN EN.CITE &lt;EndNote&gt;&lt;Cite&gt;&lt;Author&gt;Metherell&lt;/Author&gt;&lt;Year&gt;2018&lt;/Year&gt;&lt;RecNum&gt;1156&lt;/RecNum&gt;&lt;DisplayText&gt;(Metherell and Rumsey, 2018)&lt;/DisplayText&gt;&lt;record&gt;&lt;rec-number&gt;1156&lt;/rec-number&gt;&lt;foreign-keys&gt;&lt;key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B224F2">
        <w:fldChar w:fldCharType="separate"/>
      </w:r>
      <w:r w:rsidR="00B224F2">
        <w:rPr>
          <w:noProof/>
        </w:rPr>
        <w:t>(Metherell and Rumsey, 2018)</w:t>
      </w:r>
      <w:r w:rsidR="00B224F2">
        <w:fldChar w:fldCharType="end"/>
      </w:r>
      <w:r w:rsidR="00F13769">
        <w:t xml:space="preserve">). </w:t>
      </w:r>
      <w:r w:rsidR="00FF4FD5">
        <w:t xml:space="preserve">Mating system may </w:t>
      </w:r>
      <w:r w:rsidR="0088360D">
        <w:t xml:space="preserve">also </w:t>
      </w:r>
      <w:r w:rsidR="00FF4FD5">
        <w:t>impact the directionality of introgression</w:t>
      </w:r>
      <w:r w:rsidR="0088360D">
        <w:t xml:space="preserve"> in some cases, for example between tetraploid </w:t>
      </w:r>
      <w:r w:rsidR="0088360D">
        <w:rPr>
          <w:i/>
        </w:rPr>
        <w:t xml:space="preserve">E. </w:t>
      </w:r>
      <w:proofErr w:type="spellStart"/>
      <w:r w:rsidR="0088360D">
        <w:rPr>
          <w:i/>
        </w:rPr>
        <w:t>micrantha</w:t>
      </w:r>
      <w:proofErr w:type="spellEnd"/>
      <w:r w:rsidR="0088360D">
        <w:t xml:space="preserve"> and diploid </w:t>
      </w:r>
      <w:r w:rsidR="0088360D">
        <w:rPr>
          <w:i/>
        </w:rPr>
        <w:t xml:space="preserve">E. </w:t>
      </w:r>
      <w:proofErr w:type="spellStart"/>
      <w:r w:rsidR="0088360D">
        <w:rPr>
          <w:i/>
        </w:rPr>
        <w:t>anglica</w:t>
      </w:r>
      <w:proofErr w:type="spellEnd"/>
      <w:r w:rsidR="0088360D">
        <w:t xml:space="preserve"> which are the parental species for the diploid hybrid species </w:t>
      </w:r>
      <w:r w:rsidR="0088360D">
        <w:rPr>
          <w:i/>
        </w:rPr>
        <w:t xml:space="preserve">E. </w:t>
      </w:r>
      <w:proofErr w:type="spellStart"/>
      <w:r w:rsidR="0088360D">
        <w:rPr>
          <w:i/>
        </w:rPr>
        <w:t>vigursii</w:t>
      </w:r>
      <w:proofErr w:type="spellEnd"/>
      <w:r w:rsidR="0088360D">
        <w:t xml:space="preserve">. </w:t>
      </w:r>
      <w:r w:rsidR="0088360D">
        <w:rPr>
          <w:i/>
        </w:rPr>
        <w:t xml:space="preserve">E. </w:t>
      </w:r>
      <w:proofErr w:type="spellStart"/>
      <w:r w:rsidR="0088360D">
        <w:rPr>
          <w:i/>
        </w:rPr>
        <w:t>anglica</w:t>
      </w:r>
      <w:proofErr w:type="spellEnd"/>
      <w:r w:rsidR="0088360D">
        <w:t xml:space="preserve"> has large flowers and is mainly outcrossing, therefore it is likely to be the pollen donor as its flowers </w:t>
      </w:r>
      <w:r w:rsidR="00FF4FD5">
        <w:t>are visited first with greater probability</w:t>
      </w:r>
      <w:r w:rsidR="00B224F2">
        <w:t xml:space="preserve"> </w:t>
      </w:r>
      <w:r w:rsidR="00B224F2">
        <w:fldChar w:fldCharType="begin"/>
      </w:r>
      <w:r w:rsidR="00B224F2">
        <w:instrText xml:space="preserve"> ADDIN EN.CITE &lt;EndNote&gt;&lt;Cite&gt;&lt;Author&gt;Yeo&lt;/Author&gt;&lt;Year&gt;1968&lt;/Year&gt;&lt;RecNum&gt;930&lt;/RecNum&gt;&lt;DisplayText&gt;(Yeo, 1968)&lt;/DisplayText&gt;&lt;record&gt;&lt;rec-number&gt;930&lt;/rec-number&gt;&lt;foreign-keys&gt;&lt;key app="EN" db-id="rv5pzvwrkefxw5ez0dn5522yetsaer2px2s0" timestamp="1541432213"&gt;930&lt;/key&gt;&lt;/foreign-keys&gt;&lt;ref-type name="Journal Article"&gt;17&lt;/ref-type&gt;&lt;contributors&gt;&lt;authors&gt;&lt;author&gt;Yeo, PF&lt;/author&gt;&lt;/authors&gt;&lt;/contributors&gt;&lt;titles&gt;&lt;title&gt;The Evolutionary Significance of the Speciation of Euphrasia in Europe&amp;#xD; &lt;/title&gt;&lt;secondary-title&gt;Evolution&lt;/secondary-title&gt;&lt;/titles&gt;&lt;periodical&gt;&lt;full-title&gt;Evolution&lt;/full-title&gt;&lt;/periodical&gt;&lt;pages&gt;736-747&lt;/pages&gt;&lt;volume&gt;22&lt;/volume&gt;&lt;number&gt;4&lt;/number&gt;&lt;dates&gt;&lt;year&gt;1968&lt;/year&gt;&lt;/dates&gt;&lt;urls&gt;&lt;/urls&gt;&lt;/record&gt;&lt;/Cite&gt;&lt;/EndNote&gt;</w:instrText>
      </w:r>
      <w:r w:rsidR="00B224F2">
        <w:fldChar w:fldCharType="separate"/>
      </w:r>
      <w:r w:rsidR="00B224F2">
        <w:rPr>
          <w:noProof/>
        </w:rPr>
        <w:t>(Yeo, 1968)</w:t>
      </w:r>
      <w:r w:rsidR="00B224F2">
        <w:fldChar w:fldCharType="end"/>
      </w:r>
      <w:r w:rsidR="00FF4FD5">
        <w:t>. Therefore diploid pollen will be more competitive on the stigma</w:t>
      </w:r>
      <w:r w:rsidR="0088360D">
        <w:t xml:space="preserve"> of the tetraploid </w:t>
      </w:r>
      <w:r w:rsidR="0088360D">
        <w:rPr>
          <w:i/>
        </w:rPr>
        <w:t xml:space="preserve">E. </w:t>
      </w:r>
      <w:proofErr w:type="spellStart"/>
      <w:r w:rsidR="0088360D">
        <w:rPr>
          <w:i/>
        </w:rPr>
        <w:t>micrantha</w:t>
      </w:r>
      <w:proofErr w:type="spellEnd"/>
      <w:r w:rsidR="00FF4FD5">
        <w:t xml:space="preserve"> </w:t>
      </w:r>
      <w:r w:rsidR="00B224F2">
        <w:fldChar w:fldCharType="begin">
          <w:fldData xml:space="preserve">PEVuZE5vdGU+PENpdGU+PEF1dGhvcj5SdWhzYW08L0F1dGhvcj48WWVhcj4yMDExPC9ZZWFyPjxS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</w:fldData>
        </w:fldChar>
      </w:r>
      <w:r w:rsidR="00B224F2">
        <w:instrText xml:space="preserve"> ADDIN EN.CITE </w:instrText>
      </w:r>
      <w:r w:rsidR="00B224F2">
        <w:fldChar w:fldCharType="begin">
          <w:fldData xml:space="preserve">PEVuZE5vdGU+PENpdGU+PEF1dGhvcj5SdWhzYW08L0F1dGhvcj48WWVhcj4yMDExPC9ZZWFyPjxS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</w:fldData>
        </w:fldChar>
      </w:r>
      <w:r w:rsidR="00B224F2">
        <w:instrText xml:space="preserve"> ADDIN EN.CITE.DATA </w:instrText>
      </w:r>
      <w:r w:rsidR="00B224F2">
        <w:fldChar w:fldCharType="end"/>
      </w:r>
      <w:r w:rsidR="00B224F2">
        <w:fldChar w:fldCharType="separate"/>
      </w:r>
      <w:r w:rsidR="00B224F2">
        <w:rPr>
          <w:noProof/>
        </w:rPr>
        <w:t>(Ruhsam et al., 2011)</w:t>
      </w:r>
      <w:r w:rsidR="00B224F2">
        <w:fldChar w:fldCharType="end"/>
      </w:r>
      <w:r w:rsidR="00FF4FD5">
        <w:t>.</w:t>
      </w:r>
      <w:r w:rsidR="0088360D">
        <w:t xml:space="preserve"> As pollen fitness is low in the triploid F1 hybrid, selfing is unlikely to occur and the diploid </w:t>
      </w:r>
      <w:r w:rsidR="0088360D">
        <w:rPr>
          <w:i/>
        </w:rPr>
        <w:t xml:space="preserve">E. </w:t>
      </w:r>
      <w:proofErr w:type="spellStart"/>
      <w:r w:rsidR="0088360D">
        <w:rPr>
          <w:i/>
        </w:rPr>
        <w:t>anglica</w:t>
      </w:r>
      <w:proofErr w:type="spellEnd"/>
      <w:r w:rsidR="0088360D">
        <w:t xml:space="preserve"> is likely to fertilise the F1 </w:t>
      </w:r>
      <w:r w:rsidR="00B224F2">
        <w:fldChar w:fldCharType="begin"/>
      </w:r>
      <w:r w:rsidR="00B224F2">
        <w:instrText xml:space="preserve"> ADDIN EN.CITE &lt;EndNote&gt;&lt;Cite&gt;&lt;Author&gt;Ruhsam&lt;/Author&gt;&lt;Year&gt;2013&lt;/Year&gt;&lt;RecNum&gt;1509&lt;/RecNum&gt;&lt;DisplayText&gt;(Ruhsam et al., 2013)&lt;/DisplayText&gt;&lt;record&gt;&lt;rec-number&gt;1509&lt;/rec-number&gt;&lt;foreign-keys&gt;&lt;key app="EN" db-id="rv5pzvwrkefxw5ez0dn5522yetsaer2px2s0" timestamp="1598722632"&gt;1509&lt;/key&gt;&lt;/foreign-keys&gt;&lt;ref-type name="Journal Article"&gt;17&lt;/ref-type&gt;&lt;contributors&gt;&lt;authors&gt;&lt;author&gt;Ruhsam, M.&lt;/author&gt;&lt;author&gt;Hollingsworth, P. M.&lt;/author&gt;&lt;author&gt;Ennos, R. A.&lt;/author&gt;&lt;/authors&gt;&lt;/contributors&gt;&lt;titles&gt;&lt;title&gt;PATTERNS OF MATING, GENERATION OF DIVERSITY, AND FITNESS OF OFFSPRING IN A GEUM HYBRID SWARM&lt;/title&gt;&lt;secondary-title&gt;Evolution&lt;/secondary-title&gt;&lt;/titles&gt;&lt;periodical&gt;&lt;full-title&gt;Evolution&lt;/full-title&gt;&lt;/periodical&gt;&lt;pages&gt;2728-2740&lt;/pages&gt;&lt;volume&gt;67&lt;/volume&gt;&lt;number&gt;9&lt;/number&gt;&lt;dates&gt;&lt;year&gt;2013&lt;/year&gt;&lt;pub-dates&gt;&lt;date&gt;Sep&lt;/date&gt;&lt;/pub-dates&gt;&lt;/dates&gt;&lt;isbn&gt;0014-3820&lt;/isbn&gt;&lt;accession-num&gt;WOS:000323828500020&lt;/accession-num&gt;&lt;urls&gt;&lt;related-urls&gt;&lt;url&gt;&amp;lt;Go to ISI&amp;gt;://WOS:000323828500020&lt;/url&gt;&lt;/related-urls&gt;&lt;/urls&gt;&lt;electronic-resource-num&gt;10.1111/evo.12147&lt;/electronic-resource-num&gt;&lt;/record&gt;&lt;/Cite&gt;&lt;/EndNote&gt;</w:instrText>
      </w:r>
      <w:r w:rsidR="00B224F2">
        <w:fldChar w:fldCharType="separate"/>
      </w:r>
      <w:r w:rsidR="00B224F2">
        <w:rPr>
          <w:noProof/>
        </w:rPr>
        <w:t>(Ruhsam et al., 2013)</w:t>
      </w:r>
      <w:r w:rsidR="00B224F2">
        <w:fldChar w:fldCharType="end"/>
      </w:r>
      <w:r w:rsidR="00B224F2">
        <w:t>.</w:t>
      </w:r>
      <w:r w:rsidR="0088360D">
        <w:t>If this happens over many generations, introgression will occur from the tetraploid to the diploid species (</w:t>
      </w:r>
      <w:r w:rsidR="003B5414">
        <w:t xml:space="preserve">as shown in </w:t>
      </w:r>
      <w:r w:rsidR="0088360D">
        <w:t xml:space="preserve">Figure </w:t>
      </w:r>
      <w:r w:rsidR="00701E5E">
        <w:t>4</w:t>
      </w:r>
      <w:r w:rsidR="0088360D">
        <w:t>).</w:t>
      </w:r>
    </w:p>
    <w:p w14:paraId="6352506A" w14:textId="353D2758" w:rsidR="00746EEC" w:rsidRDefault="00CF5BFC" w:rsidP="00CF7DD7">
      <w:r>
        <w:t xml:space="preserve"> </w:t>
      </w:r>
    </w:p>
    <w:p w14:paraId="6E93E1D7" w14:textId="5ECF50B0" w:rsidR="00D705CE" w:rsidRDefault="00DC48C2" w:rsidP="00613D38">
      <w:pPr>
        <w:jc w:val="center"/>
      </w:pPr>
      <w:r>
        <w:rPr>
          <w:noProof/>
          <w:lang w:eastAsia="en-GB"/>
        </w:rPr>
        <w:drawing>
          <wp:inline distT="0" distB="0" distL="0" distR="0" wp14:anchorId="525762CD" wp14:editId="62827847">
            <wp:extent cx="5727700" cy="4047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ollas_egs2.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5F3699A0" w14:textId="6E21A5B8" w:rsidR="00D705CE" w:rsidRDefault="00D705CE" w:rsidP="00CF7DD7">
      <w:r>
        <w:rPr>
          <w:b/>
        </w:rPr>
        <w:t xml:space="preserve">Figure </w:t>
      </w:r>
      <w:r w:rsidR="00053CC9">
        <w:rPr>
          <w:b/>
        </w:rPr>
        <w:t>5</w:t>
      </w:r>
      <w:r>
        <w:rPr>
          <w:b/>
        </w:rPr>
        <w:t xml:space="preserve"> </w:t>
      </w:r>
      <w:r>
        <w:t xml:space="preserve">– corolla size extremes in British </w:t>
      </w:r>
      <w:r>
        <w:rPr>
          <w:i/>
        </w:rPr>
        <w:t>Euphrasia</w:t>
      </w:r>
      <w:r>
        <w:t xml:space="preserve"> species. a) shows diploid </w:t>
      </w:r>
      <w:r>
        <w:rPr>
          <w:i/>
        </w:rPr>
        <w:t xml:space="preserve">E. </w:t>
      </w:r>
      <w:proofErr w:type="spellStart"/>
      <w:r>
        <w:rPr>
          <w:i/>
        </w:rPr>
        <w:t>montana</w:t>
      </w:r>
      <w:proofErr w:type="spellEnd"/>
      <w:r>
        <w:t xml:space="preserve"> from the Lake District, England, which has a corolla size of ~12mm. b) shows the Welsh endemic </w:t>
      </w:r>
      <w:r>
        <w:rPr>
          <w:i/>
        </w:rPr>
        <w:t xml:space="preserve">E. </w:t>
      </w:r>
      <w:proofErr w:type="spellStart"/>
      <w:r>
        <w:rPr>
          <w:i/>
        </w:rPr>
        <w:t>cambrica</w:t>
      </w:r>
      <w:proofErr w:type="spellEnd"/>
      <w:r>
        <w:t xml:space="preserve"> from Snowdon, with small flowers ~4mm which rarely open fully.</w:t>
      </w:r>
      <w:r w:rsidR="00336A19">
        <w:t xml:space="preserve"> Photo credit: author.</w:t>
      </w:r>
    </w:p>
    <w:p w14:paraId="29106260" w14:textId="77777777" w:rsidR="00D705CE" w:rsidRDefault="00D705CE" w:rsidP="00CF7DD7"/>
    <w:p w14:paraId="2F9178A1" w14:textId="274020C3" w:rsidR="000A5DEA" w:rsidRDefault="00D705CE" w:rsidP="00CF7DD7">
      <w:r>
        <w:t>B</w:t>
      </w:r>
      <w:r w:rsidR="00866133">
        <w:t xml:space="preserve">eing generalist parasites, </w:t>
      </w:r>
      <w:r w:rsidR="00866133">
        <w:rPr>
          <w:i/>
        </w:rPr>
        <w:t>Euphrasia</w:t>
      </w:r>
      <w:r w:rsidR="00866133">
        <w:t xml:space="preserve"> can gain benefit from a wide variety of plant species which in turn impact the morphology, growth, and fitness of the parasitic </w:t>
      </w:r>
      <w:r w:rsidR="00866133">
        <w:rPr>
          <w:i/>
        </w:rPr>
        <w:t>Euphrasia</w:t>
      </w:r>
      <w:r w:rsidR="00866133">
        <w:t xml:space="preserve"> plants</w:t>
      </w:r>
      <w:r w:rsidR="004B79D8">
        <w:t xml:space="preserve"> </w:t>
      </w:r>
      <w:r w:rsidR="004B79D8">
        <w:fldChar w:fldCharType="begin"/>
      </w:r>
      <w:r w:rsidR="004B79D8">
        <w:instrText xml:space="preserve"> ADDIN EN.CITE &lt;EndNote&gt;&lt;Cite&gt;&lt;Author&gt;Svensson&lt;/Author&gt;&lt;Year&gt;2004&lt;/Year&gt;&lt;RecNum&gt;947&lt;/RecNum&gt;&lt;DisplayText&gt;(Svensson and Carlsson, 2004)&lt;/DisplayText&gt;&lt;record&gt;&lt;rec-number&gt;947&lt;/rec-number&gt;&lt;foreign-keys&gt;&lt;key app="EN" db-id="rv5pzvwrkefxw5ez0dn5522yetsaer2px2s0" timestamp="1541432213"&gt;947&lt;/key&gt;&lt;/foreign-keys&gt;&lt;ref-type name="Journal Article"&gt;17&lt;/ref-type&gt;&lt;contributors&gt;&lt;authors&gt;&lt;author&gt;Svensson, B. M.&lt;/author&gt;&lt;author&gt;Carlsson, B. A.&lt;/author&gt;&lt;/authors&gt;&lt;/contributors&gt;&lt;titles&gt;&lt;title&gt;Significance of time of attachment, host type, and neighbouring hemiparasites in determining fitness in two endangered grassland hemiparasites&lt;/title&gt;&lt;secondary-title&gt;Annales Botanici Fennici&lt;/secondary-title&gt;&lt;/titles&gt;&lt;periodical&gt;&lt;full-title&gt;Annales Botanici Fennici&lt;/full-title&gt;&lt;/periodical&gt;&lt;pages&gt;63-75&lt;/pages&gt;&lt;volume&gt;41&lt;/volume&gt;&lt;number&gt;1&lt;/number&gt;&lt;dates&gt;&lt;year&gt;2004&lt;/year&gt;&lt;/dates&gt;&lt;isbn&gt;0003-3847&lt;/isbn&gt;&lt;accession-num&gt;WOS:000220328700007&lt;/accession-num&gt;&lt;urls&gt;&lt;related-urls&gt;&lt;url&gt;&amp;lt;Go to ISI&amp;gt;://WOS:000220328700007&lt;/url&gt;&lt;/related-urls&gt;&lt;/urls&gt;&lt;/record&gt;&lt;/Cite&gt;&lt;/EndNote&gt;</w:instrText>
      </w:r>
      <w:r w:rsidR="004B79D8">
        <w:fldChar w:fldCharType="separate"/>
      </w:r>
      <w:r w:rsidR="004B79D8">
        <w:rPr>
          <w:noProof/>
        </w:rPr>
        <w:t>(Svensson and Carlsson, 2004)</w:t>
      </w:r>
      <w:r w:rsidR="004B79D8">
        <w:fldChar w:fldCharType="end"/>
      </w:r>
      <w:r w:rsidR="00866133">
        <w:t>.</w:t>
      </w:r>
      <w:r w:rsidR="00D90EA2">
        <w:t xml:space="preserve"> Common garden experiments have allowed researchers to investigate these factors in different hemiparasitic plant systems</w:t>
      </w:r>
      <w:r w:rsidR="009874C3">
        <w:t>, especially in the Orobanchaceae</w:t>
      </w:r>
      <w:r w:rsidR="00CA41F0">
        <w:t xml:space="preserve">. </w:t>
      </w:r>
      <w:r w:rsidR="0046592E">
        <w:t xml:space="preserve">For example, </w:t>
      </w:r>
      <w:r w:rsidR="009874C3">
        <w:t xml:space="preserve">it has been shown in </w:t>
      </w:r>
      <w:proofErr w:type="spellStart"/>
      <w:r w:rsidR="009874C3">
        <w:rPr>
          <w:i/>
        </w:rPr>
        <w:t>Rhinanthus</w:t>
      </w:r>
      <w:proofErr w:type="spellEnd"/>
      <w:r w:rsidR="009874C3">
        <w:t xml:space="preserve"> that different host species employ different resistance mechanisms to haustorial attack, and this underlies the performance of hemiparasitic </w:t>
      </w:r>
      <w:proofErr w:type="spellStart"/>
      <w:r w:rsidR="009874C3">
        <w:rPr>
          <w:i/>
        </w:rPr>
        <w:t>Rhinanthus</w:t>
      </w:r>
      <w:proofErr w:type="spellEnd"/>
      <w:r w:rsidR="009874C3">
        <w:t xml:space="preserve"> </w:t>
      </w:r>
      <w:r w:rsidR="00D111E0">
        <w:fldChar w:fldCharType="begin"/>
      </w:r>
      <w:r w:rsidR="00D111E0">
        <w:instrText xml:space="preserve"> ADDIN EN.CITE &lt;EndNote&gt;&lt;Cite&gt;&lt;Author&gt;Cameron&lt;/Author&gt;&lt;Year&gt;2007&lt;/Year&gt;&lt;RecNum&gt;966&lt;/RecNum&gt;&lt;DisplayText&gt;(Cameron et al., 2007)&lt;/DisplayText&gt;&lt;record&gt;&lt;rec-number&gt;966&lt;/rec-number&gt;&lt;foreign-keys&gt;&lt;key app="EN" db-id="rv5pzvwrkefxw5ez0dn5522yetsaer2px2s0" timestamp="1541432214"&gt;966&lt;/key&gt;&lt;/foreign-keys&gt;&lt;ref-type name="Journal Article"&gt;17&lt;/ref-type&gt;&lt;contributors&gt;&lt;authors&gt;&lt;author&gt;Cameron, D. D.&lt;/author&gt;&lt;author&gt;Coats, A. M.&lt;/author&gt;&lt;author&gt;Seel, W. E.&lt;/author&gt;&lt;/authors&gt;&lt;/contributors&gt;&lt;titles&gt;&lt;title&gt;Differential resistance among host and non-host species underlies the variable success of the hemi-parasitic plant Rhinanthus minor (vol 98, pg 1289, 2006)&lt;/title&gt;&lt;secondary-title&gt;Annals of Botany&lt;/secondary-title&gt;&lt;/titles&gt;&lt;periodical&gt;&lt;full-title&gt;Annals of Botany&lt;/full-title&gt;&lt;/periodical&gt;&lt;pages&gt;563-563&lt;/pages&gt;&lt;volume&gt;99&lt;/volume&gt;&lt;number&gt;3&lt;/number&gt;&lt;dates&gt;&lt;year&gt;2007&lt;/year&gt;&lt;pub-dates&gt;&lt;date&gt;Mar&lt;/date&gt;&lt;/pub-dates&gt;&lt;/dates&gt;&lt;isbn&gt;0305-7364&lt;/isbn&gt;&lt;accession-num&gt;WOS:000245176800016&lt;/accession-num&gt;&lt;urls&gt;&lt;related-urls&gt;&lt;url&gt;&amp;lt;Go to ISI&amp;gt;://WOS:000245176800016&lt;/url&gt;&lt;/related-urls&gt;&lt;/urls&gt;&lt;electronic-resource-num&gt;10.1093/aob/mcm020&lt;/electronic-resource-num&gt;&lt;/record&gt;&lt;/Cite&gt;&lt;/EndNote&gt;</w:instrText>
      </w:r>
      <w:r w:rsidR="00D111E0">
        <w:fldChar w:fldCharType="separate"/>
      </w:r>
      <w:r w:rsidR="00D111E0">
        <w:rPr>
          <w:noProof/>
        </w:rPr>
        <w:t>(Cameron et al., 2007)</w:t>
      </w:r>
      <w:r w:rsidR="00D111E0">
        <w:fldChar w:fldCharType="end"/>
      </w:r>
      <w:r w:rsidR="00D111E0">
        <w:t>.</w:t>
      </w:r>
      <w:r w:rsidR="009471A0">
        <w:t xml:space="preserve"> </w:t>
      </w:r>
      <w:r w:rsidR="00DB68AA">
        <w:t>C</w:t>
      </w:r>
      <w:r w:rsidR="009471A0">
        <w:t xml:space="preserve">ommon garden experiments have </w:t>
      </w:r>
      <w:r w:rsidR="00DB68AA">
        <w:t xml:space="preserve">also </w:t>
      </w:r>
      <w:r w:rsidR="002F46BF">
        <w:t xml:space="preserve">established that host species have strong effects on the biomass and </w:t>
      </w:r>
      <w:r w:rsidR="002F46BF">
        <w:lastRenderedPageBreak/>
        <w:t xml:space="preserve">morphology of </w:t>
      </w:r>
      <w:proofErr w:type="spellStart"/>
      <w:r w:rsidR="002F46BF">
        <w:rPr>
          <w:i/>
        </w:rPr>
        <w:t>Melampyrum</w:t>
      </w:r>
      <w:proofErr w:type="spellEnd"/>
      <w:r w:rsidR="002F46BF">
        <w:t xml:space="preserve"> </w:t>
      </w:r>
      <w:r w:rsidR="004B79D8">
        <w:fldChar w:fldCharType="begin"/>
      </w:r>
      <w:r w:rsidR="004B79D8">
        <w:instrText xml:space="preserve"> ADDIN EN.CITE &lt;EndNote&gt;&lt;Cite&gt;&lt;Author&gt;Matthies&lt;/Author&gt;&lt;Year&gt;2017&lt;/Year&gt;&lt;RecNum&gt;1152&lt;/RecNum&gt;&lt;DisplayText&gt;(Matthies, 2017)&lt;/DisplayText&gt;&lt;record&gt;&lt;rec-number&gt;1152&lt;/rec-number&gt;&lt;foreign-keys&gt;&lt;key app="EN" db-id="rv5pzvwrkefxw5ez0dn5522yetsaer2px2s0" timestamp="1541677427"&gt;1152&lt;/key&gt;&lt;/foreign-keys&gt;&lt;ref-type name="Journal Article"&gt;17&lt;/ref-type&gt;&lt;contributors&gt;&lt;authors&gt;&lt;author&gt;Matthies, D.&lt;/author&gt;&lt;/authors&gt;&lt;/contributors&gt;&lt;titles&gt;&lt;title&gt;Interactions between a root hemiparasite and 27 different hosts: Growth, biomass allocation and plant architecture&lt;/title&gt;&lt;secondary-title&gt;Perspectives in Plant Ecology Evolution and Systematics&lt;/secondary-title&gt;&lt;/titles&gt;&lt;periodical&gt;&lt;full-title&gt;Perspectives in Plant Ecology Evolution and Systematics&lt;/full-title&gt;&lt;/periodical&gt;&lt;pages&gt;118-137&lt;/pages&gt;&lt;volume&gt;24&lt;/volume&gt;&lt;dates&gt;&lt;year&gt;2017&lt;/year&gt;&lt;pub-dates&gt;&lt;date&gt;Feb&lt;/date&gt;&lt;/pub-dates&gt;&lt;/dates&gt;&lt;isbn&gt;1433-8319&lt;/isbn&gt;&lt;accession-num&gt;WOS:000399435200010&lt;/accession-num&gt;&lt;urls&gt;&lt;related-urls&gt;&lt;url&gt;&amp;lt;Go to ISI&amp;gt;://WOS:000399435200010&lt;/url&gt;&lt;/related-urls&gt;&lt;/urls&gt;&lt;electronic-resource-num&gt;10.1016/j.ppees.2016.12.006&lt;/electronic-resource-num&gt;&lt;/record&gt;&lt;/Cite&gt;&lt;/EndNote&gt;</w:instrText>
      </w:r>
      <w:r w:rsidR="004B79D8">
        <w:fldChar w:fldCharType="separate"/>
      </w:r>
      <w:r w:rsidR="004B79D8">
        <w:rPr>
          <w:noProof/>
        </w:rPr>
        <w:t>(Matthies, 2017)</w:t>
      </w:r>
      <w:r w:rsidR="004B79D8">
        <w:fldChar w:fldCharType="end"/>
      </w:r>
      <w:r w:rsidR="004B79D8">
        <w:t>.</w:t>
      </w:r>
      <w:r w:rsidR="002F46BF">
        <w:t xml:space="preserve"> As shown from early work by Yeo</w:t>
      </w:r>
      <w:r w:rsidR="00390F3A">
        <w:t xml:space="preserve"> </w:t>
      </w:r>
      <w:r w:rsidR="00390F3A">
        <w:fldChar w:fldCharType="begin"/>
      </w:r>
      <w:r w:rsidR="00390F3A">
        <w:instrText xml:space="preserve"> ADDIN EN.CITE &lt;EndNote&gt;&lt;Cite&gt;&lt;Author&gt;Yeo&lt;/Author&gt;&lt;Year&gt;1964&lt;/Year&gt;&lt;RecNum&gt;867&lt;/RecNum&gt;&lt;DisplayText&gt;(Yeo, 1964)&lt;/DisplayText&gt;&lt;record&gt;&lt;rec-number&gt;867&lt;/rec-number&gt;&lt;foreign-keys&gt;&lt;key app="EN" db-id="rv5pzvwrkefxw5ez0dn5522yetsaer2px2s0" timestamp="1541432210"&gt;867&lt;/key&gt;&lt;/foreign-keys&gt;&lt;ref-type name="Journal Article"&gt;17&lt;/ref-type&gt;&lt;contributors&gt;&lt;authors&gt;&lt;author&gt;Yeo, PF&lt;/author&gt;&lt;/authors&gt;&lt;/contributors&gt;&lt;titles&gt;&lt;title&gt;The Growth of Euphrasia in Cultivation&lt;/title&gt;&lt;secondary-title&gt;Watsonia&lt;/secondary-title&gt;&lt;/titles&gt;&lt;periodical&gt;&lt;full-title&gt;Watsonia&lt;/full-title&gt;&lt;/periodical&gt;&lt;pages&gt;1-24&lt;/pages&gt;&lt;volume&gt;6&lt;/volume&gt;&lt;number&gt;1&lt;/number&gt;&lt;dates&gt;&lt;year&gt;1964&lt;/year&gt;&lt;/dates&gt;&lt;urls&gt;&lt;/urls&gt;&lt;/record&gt;&lt;/Cite&gt;&lt;/EndNote&gt;</w:instrText>
      </w:r>
      <w:r w:rsidR="00390F3A">
        <w:fldChar w:fldCharType="separate"/>
      </w:r>
      <w:r w:rsidR="00390F3A">
        <w:rPr>
          <w:noProof/>
        </w:rPr>
        <w:t>(Yeo, 1964)</w:t>
      </w:r>
      <w:r w:rsidR="00390F3A">
        <w:fldChar w:fldCharType="end"/>
      </w:r>
      <w:r w:rsidR="00390F3A">
        <w:t>,</w:t>
      </w:r>
      <w:r w:rsidR="002F46BF">
        <w:t xml:space="preserve"> </w:t>
      </w:r>
      <w:r w:rsidR="002F46BF">
        <w:rPr>
          <w:i/>
        </w:rPr>
        <w:t>Euphrasia</w:t>
      </w:r>
      <w:r w:rsidR="002F46BF">
        <w:t xml:space="preserve"> can easily be brought into cultivation, and their annual life histories (like many other members of the hemiparasitic Orobanchaceae) facilitate experimental work within the timeframe of a PhD.</w:t>
      </w:r>
    </w:p>
    <w:p w14:paraId="3774203A" w14:textId="77777777" w:rsidR="000A5DEA" w:rsidRDefault="000A5DEA" w:rsidP="00CF7DD7"/>
    <w:p w14:paraId="1A8AF7CF" w14:textId="3834ED72" w:rsidR="001A22C6" w:rsidRDefault="00D74086" w:rsidP="00387AFB">
      <w:pPr>
        <w:ind w:firstLine="720"/>
        <w:rPr>
          <w:b/>
        </w:rPr>
      </w:pPr>
      <w:r>
        <w:rPr>
          <w:b/>
        </w:rPr>
        <w:t>The British flora:</w:t>
      </w:r>
    </w:p>
    <w:p w14:paraId="098AA246" w14:textId="26801399" w:rsidR="00D74086" w:rsidRDefault="00D74086" w:rsidP="00CF7DD7">
      <w:pPr>
        <w:rPr>
          <w:b/>
        </w:rPr>
      </w:pPr>
    </w:p>
    <w:p w14:paraId="252224E9" w14:textId="1A97C696" w:rsidR="00D74086" w:rsidRPr="000C414D" w:rsidRDefault="000C414D" w:rsidP="00CF7DD7">
      <w:r>
        <w:t>To</w:t>
      </w:r>
      <w:r w:rsidR="002848F5">
        <w:t xml:space="preserve"> create a synthesis of taxonomic complexity, it is useful to be able to frame it in a broad, comparative context. </w:t>
      </w:r>
      <w:r w:rsidR="00B7376E">
        <w:t>The British flora is an ideal study system, as it contains a manageable number of native plant species (~1,400), but with around 20% of all familial flowering plant diversity</w:t>
      </w:r>
      <w:r w:rsidR="004B79D8">
        <w:t xml:space="preserve"> </w:t>
      </w:r>
      <w:r w:rsidR="004B79D8">
        <w:fldChar w:fldCharType="begin"/>
      </w:r>
      <w:r w:rsidR="004B79D8">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4B79D8">
        <w:fldChar w:fldCharType="separate"/>
      </w:r>
      <w:r w:rsidR="004B79D8">
        <w:rPr>
          <w:noProof/>
        </w:rPr>
        <w:t>(Stace, 2019)</w:t>
      </w:r>
      <w:r w:rsidR="004B79D8">
        <w:fldChar w:fldCharType="end"/>
      </w:r>
      <w:r w:rsidR="004B79D8">
        <w:t>.</w:t>
      </w:r>
      <w:r w:rsidR="00B7376E">
        <w:t xml:space="preserve"> Alien species increase </w:t>
      </w:r>
      <w:r w:rsidR="00C63CE0">
        <w:t>the total</w:t>
      </w:r>
      <w:r w:rsidR="00B7376E">
        <w:t xml:space="preserve"> number </w:t>
      </w:r>
      <w:r w:rsidR="00C63CE0">
        <w:t xml:space="preserve">of species </w:t>
      </w:r>
      <w:r w:rsidR="00B7376E">
        <w:t xml:space="preserve">over two-fold, </w:t>
      </w:r>
      <w:r w:rsidR="00C63CE0">
        <w:t>and</w:t>
      </w:r>
      <w:r w:rsidR="00B7376E">
        <w:t xml:space="preserve"> most of these are very well characterised</w:t>
      </w:r>
      <w:r w:rsidR="004B79D8">
        <w:t xml:space="preserve"> </w:t>
      </w:r>
      <w:r w:rsidR="004B79D8">
        <w:fldChar w:fldCharType="begin"/>
      </w:r>
      <w:r w:rsidR="004B79D8">
        <w:instrText xml:space="preserve"> ADDIN EN.CITE &lt;EndNote&gt;&lt;Cite&gt;&lt;Author&gt;Stace&lt;/Author&gt;&lt;Year&gt;2015&lt;/Year&gt;&lt;RecNum&gt;287&lt;/RecNum&gt;&lt;DisplayText&gt;(Stace and Crawley, 2015)&lt;/DisplayText&gt;&lt;record&gt;&lt;rec-number&gt;287&lt;/rec-number&gt;&lt;foreign-keys&gt;&lt;key app="EN" db-id="rv5pzvwrkefxw5ez0dn5522yetsaer2px2s0" timestamp="0"&gt;287&lt;/key&gt;&lt;/foreign-keys&gt;&lt;ref-type name="Book"&gt;6&lt;/ref-type&gt;&lt;contributors&gt;&lt;authors&gt;&lt;author&gt;Stace, CA&lt;/author&gt;&lt;author&gt;Crawley, MJ&lt;/author&gt;&lt;/authors&gt;&lt;/contributors&gt;&lt;titles&gt;&lt;title&gt;Alien Plants&lt;/title&gt;&lt;/titles&gt;&lt;dates&gt;&lt;year&gt;2015&lt;/year&gt;&lt;/dates&gt;&lt;publisher&gt;William Collins&lt;/publisher&gt;&lt;urls&gt;&lt;/urls&gt;&lt;/record&gt;&lt;/Cite&gt;&lt;/EndNote&gt;</w:instrText>
      </w:r>
      <w:r w:rsidR="004B79D8">
        <w:fldChar w:fldCharType="separate"/>
      </w:r>
      <w:r w:rsidR="004B79D8">
        <w:rPr>
          <w:noProof/>
        </w:rPr>
        <w:t>(Stace and Crawley, 2015)</w:t>
      </w:r>
      <w:r w:rsidR="004B79D8">
        <w:fldChar w:fldCharType="end"/>
      </w:r>
      <w:r w:rsidR="004B79D8">
        <w:t>.</w:t>
      </w:r>
      <w:r w:rsidR="00B7376E">
        <w:t xml:space="preserve"> </w:t>
      </w:r>
      <w:r w:rsidR="00406BA5">
        <w:t>T</w:t>
      </w:r>
      <w:r w:rsidR="002848F5">
        <w:t>he British flora represents the most comprehensively studied flora to date, across a variety of disciplines</w:t>
      </w:r>
      <w:r>
        <w:t xml:space="preserve"> </w:t>
      </w:r>
      <w:r w:rsidR="002848F5">
        <w:t xml:space="preserve">due to the collaboration between amateur and professional botanists for over a century </w:t>
      </w:r>
      <w:r w:rsidR="004B79D8">
        <w:fldChar w:fldCharType="begin"/>
      </w:r>
      <w:r w:rsidR="004B79D8">
        <w:instrText xml:space="preserve"> ADDIN EN.CITE &lt;EndNote&gt;&lt;Cite&gt;&lt;Author&gt;Allen&lt;/Author&gt;&lt;Year&gt;1986&lt;/Year&gt;&lt;RecNum&gt;1510&lt;/RecNum&gt;&lt;DisplayText&gt;(Allen, 1986)&lt;/DisplayText&gt;&lt;record&gt;&lt;rec-number&gt;1510&lt;/rec-number&gt;&lt;foreign-keys&gt;&lt;key app="EN" db-id="rv5pzvwrkefxw5ez0dn5522yetsaer2px2s0" timestamp="1598723345"&gt;1510&lt;/key&gt;&lt;/foreign-keys&gt;&lt;ref-type name="Book"&gt;6&lt;/ref-type&gt;&lt;contributors&gt;&lt;authors&gt;&lt;author&gt;Allen, David Elliston&lt;/author&gt;&lt;/authors&gt;&lt;/contributors&gt;&lt;titles&gt;&lt;title&gt;The botanists : a history of the Botanical Society of the British Isles through a hundred and fifty years&lt;/title&gt;&lt;/titles&gt;&lt;keywords&gt;&lt;keyword&gt;Botanical Society of the British Isles History.&lt;/keyword&gt;&lt;keyword&gt;Botanists Great Britain Biography.&lt;/keyword&gt;&lt;keyword&gt;Botany Great Britain History.&lt;/keyword&gt;&lt;/keywords&gt;&lt;dates&gt;&lt;year&gt;1986&lt;/year&gt;&lt;/dates&gt;&lt;pub-location&gt;Winchester&lt;/pub-location&gt;&lt;publisher&gt;St. Paul&amp;apos;s Bibliographies&lt;/publisher&gt;&lt;isbn&gt;0906795362 : ¹15.00&lt;/isbn&gt;&lt;accession-num&gt;b8608396&lt;/accession-num&gt;&lt;call-num&gt;581/.06041 19&amp;#xD;British Library HMNTS YH.1986.b.241&amp;#xD;British Library DSC 86/12557&lt;/call-num&gt;&lt;urls&gt;&lt;/urls&gt;&lt;/record&gt;&lt;/Cite&gt;&lt;/EndNote&gt;</w:instrText>
      </w:r>
      <w:r w:rsidR="004B79D8">
        <w:fldChar w:fldCharType="separate"/>
      </w:r>
      <w:r w:rsidR="004B79D8">
        <w:rPr>
          <w:noProof/>
        </w:rPr>
        <w:t>(Allen, 1986)</w:t>
      </w:r>
      <w:r w:rsidR="004B79D8">
        <w:fldChar w:fldCharType="end"/>
      </w:r>
      <w:r w:rsidR="004B79D8">
        <w:t>.</w:t>
      </w:r>
      <w:r w:rsidR="002848F5">
        <w:t xml:space="preserve"> The Botanical Society of Britain and Ireland (BSBI)</w:t>
      </w:r>
      <w:r w:rsidR="00B7376E">
        <w:t xml:space="preserve"> have played a leading role,</w:t>
      </w:r>
      <w:r w:rsidR="002848F5">
        <w:t xml:space="preserve"> </w:t>
      </w:r>
      <w:r w:rsidR="00B7376E">
        <w:t>holding</w:t>
      </w:r>
      <w:r w:rsidR="002848F5">
        <w:t xml:space="preserve"> large databases of plant distribution</w:t>
      </w:r>
      <w:r w:rsidR="00B7376E">
        <w:t>s</w:t>
      </w:r>
      <w:r w:rsidR="004B79D8">
        <w:t>.</w:t>
      </w:r>
      <w:r w:rsidR="00B7376E">
        <w:t xml:space="preserve"> The result of this, is that plants can be found and told apart easily in the field, and has led to a huge growth in knowledge of the system. Now for almost all native plants, there is detailed information on plant identification</w:t>
      </w:r>
      <w:r w:rsidR="004B79D8">
        <w:t xml:space="preserve"> </w:t>
      </w:r>
      <w:r w:rsidR="004B79D8">
        <w:fldChar w:fldCharType="begin"/>
      </w:r>
      <w:r w:rsidR="004B79D8">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4B79D8">
        <w:fldChar w:fldCharType="separate"/>
      </w:r>
      <w:r w:rsidR="004B79D8">
        <w:rPr>
          <w:noProof/>
        </w:rPr>
        <w:t>(Stace, 2019)</w:t>
      </w:r>
      <w:r w:rsidR="004B79D8">
        <w:fldChar w:fldCharType="end"/>
      </w:r>
      <w:r w:rsidR="0089525E">
        <w:t xml:space="preserve">, </w:t>
      </w:r>
      <w:r w:rsidR="00CF4C87">
        <w:t>alien species</w:t>
      </w:r>
      <w:r w:rsidR="004B79D8">
        <w:t xml:space="preserve"> </w:t>
      </w:r>
      <w:r w:rsidR="004B79D8">
        <w:fldChar w:fldCharType="begin"/>
      </w:r>
      <w:r w:rsidR="004B79D8">
        <w:instrText xml:space="preserve"> ADDIN EN.CITE &lt;EndNote&gt;&lt;Cite&gt;&lt;Author&gt;Stace&lt;/Author&gt;&lt;Year&gt;2015&lt;/Year&gt;&lt;RecNum&gt;287&lt;/RecNum&gt;&lt;DisplayText&gt;(Stace and Crawley, 2015)&lt;/DisplayText&gt;&lt;record&gt;&lt;rec-number&gt;287&lt;/rec-number&gt;&lt;foreign-keys&gt;&lt;key app="EN" db-id="rv5pzvwrkefxw5ez0dn5522yetsaer2px2s0" timestamp="0"&gt;287&lt;/key&gt;&lt;/foreign-keys&gt;&lt;ref-type name="Book"&gt;6&lt;/ref-type&gt;&lt;contributors&gt;&lt;authors&gt;&lt;author&gt;Stace, CA&lt;/author&gt;&lt;author&gt;Crawley, MJ&lt;/author&gt;&lt;/authors&gt;&lt;/contributors&gt;&lt;titles&gt;&lt;title&gt;Alien Plants&lt;/title&gt;&lt;/titles&gt;&lt;dates&gt;&lt;year&gt;2015&lt;/year&gt;&lt;/dates&gt;&lt;publisher&gt;William Collins&lt;/publisher&gt;&lt;urls&gt;&lt;/urls&gt;&lt;/record&gt;&lt;/Cite&gt;&lt;/EndNote&gt;</w:instrText>
      </w:r>
      <w:r w:rsidR="004B79D8">
        <w:fldChar w:fldCharType="separate"/>
      </w:r>
      <w:r w:rsidR="004B79D8">
        <w:rPr>
          <w:noProof/>
        </w:rPr>
        <w:t>(Stace and Crawley, 2015)</w:t>
      </w:r>
      <w:r w:rsidR="004B79D8">
        <w:fldChar w:fldCharType="end"/>
      </w:r>
      <w:r w:rsidR="00CF4C87">
        <w:t>,</w:t>
      </w:r>
      <w:r w:rsidR="00B7376E">
        <w:t xml:space="preserve"> ecology </w:t>
      </w:r>
      <w:r w:rsidR="0089525E">
        <w:t>and</w:t>
      </w:r>
      <w:r w:rsidR="00B7376E">
        <w:t xml:space="preserve"> life history </w:t>
      </w:r>
      <w:r w:rsidR="0089525E">
        <w:fldChar w:fldCharType="begin"/>
      </w:r>
      <w:r w:rsidR="0089525E">
        <w:instrText xml:space="preserve"> ADDIN EN.CITE &lt;EndNote&gt;&lt;Cite&gt;&lt;Author&gt;Fitter&lt;/Author&gt;&lt;Year&gt;1994&lt;/Year&gt;&lt;RecNum&gt;1511&lt;/RecNum&gt;&lt;DisplayText&gt;(Fitter and Peat, 1994)&lt;/DisplayText&gt;&lt;record&gt;&lt;rec-number&gt;1511&lt;/rec-number&gt;&lt;foreign-keys&gt;&lt;key app="EN" db-id="rv5pzvwrkefxw5ez0dn5522yetsaer2px2s0" timestamp="1598723573"&gt;1511&lt;/key&gt;&lt;/foreign-keys&gt;&lt;ref-type name="Journal Article"&gt;17&lt;/ref-type&gt;&lt;contributors&gt;&lt;authors&gt;&lt;author&gt;Fitter, A. H.&lt;/author&gt;&lt;author&gt;Peat, H. J.&lt;/author&gt;&lt;/authors&gt;&lt;/contributors&gt;&lt;titles&gt;&lt;title&gt;THE ECOLOGICAL FLORA DATABASE&lt;/title&gt;&lt;secondary-title&gt;Journal of Ecology&lt;/secondary-title&gt;&lt;/titles&gt;&lt;periodical&gt;&lt;full-title&gt;Journal of Ecology&lt;/full-title&gt;&lt;/periodical&gt;&lt;pages&gt;415-425&lt;/pages&gt;&lt;volume&gt;82&lt;/volume&gt;&lt;number&gt;2&lt;/number&gt;&lt;dates&gt;&lt;year&gt;1994&lt;/year&gt;&lt;pub-dates&gt;&lt;date&gt;Jun&lt;/date&gt;&lt;/pub-dates&gt;&lt;/dates&gt;&lt;isbn&gt;0022-0477&lt;/isbn&gt;&lt;accession-num&gt;WOS:A1994NV17600020&lt;/accession-num&gt;&lt;urls&gt;&lt;related-urls&gt;&lt;url&gt;&amp;lt;Go to ISI&amp;gt;://WOS:A1994NV17600020&lt;/url&gt;&lt;/related-urls&gt;&lt;/urls&gt;&lt;electronic-resource-num&gt;10.2307/2261309&lt;/electronic-resource-num&gt;&lt;/record&gt;&lt;/Cite&gt;&lt;/EndNote&gt;</w:instrText>
      </w:r>
      <w:r w:rsidR="0089525E">
        <w:fldChar w:fldCharType="separate"/>
      </w:r>
      <w:r w:rsidR="0089525E">
        <w:rPr>
          <w:noProof/>
        </w:rPr>
        <w:t>(Fitter and Peat, 1994)</w:t>
      </w:r>
      <w:r w:rsidR="0089525E">
        <w:fldChar w:fldCharType="end"/>
      </w:r>
      <w:r w:rsidR="00B7376E">
        <w:t>, chromosome numbers and ploidy level</w:t>
      </w:r>
      <w:r w:rsidR="0089525E">
        <w:t xml:space="preserve"> </w:t>
      </w:r>
      <w:r w:rsidR="0089525E">
        <w:fldChar w:fldCharType="begin"/>
      </w:r>
      <w:r w:rsidR="0089525E">
        <w:instrText xml:space="preserve"> ADDIN EN.CITE &lt;EndNote&gt;&lt;Cite&gt;&lt;Author&gt;BSBI&lt;/Author&gt;&lt;Year&gt;2019&lt;/Year&gt;&lt;RecNum&gt;1188&lt;/RecNum&gt;&lt;DisplayText&gt;(BSBI, 2019)&lt;/DisplayText&gt;&lt;record&gt;&lt;rec-number&gt;1188&lt;/rec-number&gt;&lt;foreign-keys&gt;&lt;key app="EN" db-id="rv5pzvwrkefxw5ez0dn5522yetsaer2px2s0" timestamp="1572880897"&gt;1188&lt;/key&gt;&lt;/foreign-keys&gt;&lt;ref-type name="Web Page"&gt;12&lt;/ref-type&gt;&lt;contributors&gt;&lt;authors&gt;&lt;author&gt;BSBI&lt;/author&gt;&lt;/authors&gt;&lt;/contributors&gt;&lt;titles&gt;&lt;title&gt;BSBI Cytology database&lt;/title&gt;&lt;/titles&gt;&lt;volume&gt;2019&lt;/volume&gt;&lt;dates&gt;&lt;year&gt;2019&lt;/year&gt;&lt;/dates&gt;&lt;pub-location&gt;http://rbg-web2.rbge.org.uk/BSBI/cytsearch.php&lt;/pub-location&gt;&lt;urls&gt;&lt;/urls&gt;&lt;/record&gt;&lt;/Cite&gt;&lt;/EndNote&gt;</w:instrText>
      </w:r>
      <w:r w:rsidR="0089525E">
        <w:fldChar w:fldCharType="separate"/>
      </w:r>
      <w:r w:rsidR="0089525E">
        <w:rPr>
          <w:noProof/>
        </w:rPr>
        <w:t>(BSBI, 2019)</w:t>
      </w:r>
      <w:r w:rsidR="0089525E">
        <w:fldChar w:fldCharType="end"/>
      </w:r>
      <w:r w:rsidR="00B7376E">
        <w:t xml:space="preserve">, </w:t>
      </w:r>
      <w:r w:rsidR="007A629F">
        <w:t xml:space="preserve">genome sizes </w:t>
      </w:r>
      <w:r w:rsidR="0089525E">
        <w:fldChar w:fldCharType="begin"/>
      </w:r>
      <w:r w:rsidR="0089525E">
        <w:instrText xml:space="preserve"> ADDIN EN.CITE &lt;EndNote&gt;&lt;Cite&gt;&lt;Author&gt;Leitch&lt;/Author&gt;&lt;Year&gt;2019&lt;/Year&gt;&lt;RecNum&gt;1310&lt;/RecNum&gt;&lt;DisplayText&gt;(Leitch, 2019)&lt;/DisplayText&gt;&lt;record&gt;&lt;rec-number&gt;1310&lt;/rec-number&gt;&lt;foreign-keys&gt;&lt;key app="EN" db-id="rv5pzvwrkefxw5ez0dn5522yetsaer2px2s0" timestamp="1588323117"&gt;1310&lt;/key&gt;&lt;/foreign-keys&gt;&lt;ref-type name="Web Page"&gt;12&lt;/ref-type&gt;&lt;contributors&gt;&lt;authors&gt;&lt;author&gt;Leitch, I.J.Johnston, E. Pellicer, J. Hidalgo, O. Bennett, M.D.&lt;/author&gt;&lt;/authors&gt;&lt;/contributors&gt;&lt;titles&gt;&lt;title&gt;Plant DNA C-values Database&lt;/title&gt;&lt;/titles&gt;&lt;volume&gt;2020&lt;/volume&gt;&lt;edition&gt;7.1&lt;/edition&gt;&lt;dates&gt;&lt;year&gt;2019&lt;/year&gt;&lt;/dates&gt;&lt;urls&gt;&lt;/urls&gt;&lt;/record&gt;&lt;/Cite&gt;&lt;/EndNote&gt;</w:instrText>
      </w:r>
      <w:r w:rsidR="0089525E">
        <w:fldChar w:fldCharType="separate"/>
      </w:r>
      <w:r w:rsidR="0089525E">
        <w:rPr>
          <w:noProof/>
        </w:rPr>
        <w:t>(Leitch, 2019)</w:t>
      </w:r>
      <w:r w:rsidR="0089525E">
        <w:fldChar w:fldCharType="end"/>
      </w:r>
      <w:r w:rsidR="0089525E">
        <w:t>,</w:t>
      </w:r>
      <w:r w:rsidR="007A629F">
        <w:t xml:space="preserve"> </w:t>
      </w:r>
      <w:r w:rsidR="00B7376E">
        <w:t>hybridisation</w:t>
      </w:r>
      <w:r w:rsidR="0089525E">
        <w:t xml:space="preserve"> </w:t>
      </w:r>
      <w:r w:rsidR="0089525E">
        <w:fldChar w:fldCharType="begin"/>
      </w:r>
      <w:r w:rsidR="0089525E">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89525E">
        <w:fldChar w:fldCharType="separate"/>
      </w:r>
      <w:r w:rsidR="0089525E">
        <w:rPr>
          <w:noProof/>
        </w:rPr>
        <w:t>(Stace et al., 2015)</w:t>
      </w:r>
      <w:r w:rsidR="0089525E">
        <w:fldChar w:fldCharType="end"/>
      </w:r>
      <w:r w:rsidR="0089525E">
        <w:t>,</w:t>
      </w:r>
      <w:r w:rsidR="005830E4">
        <w:t xml:space="preserve"> </w:t>
      </w:r>
      <w:r w:rsidR="00B7376E">
        <w:t>and most recently DNA barcoding</w:t>
      </w:r>
      <w:r w:rsidR="0089525E">
        <w:t xml:space="preserve"> (Jones, 2020 unpublished)</w:t>
      </w:r>
      <w:r w:rsidR="00B7376E">
        <w:t>. This wealth of knowledge has been leveraged in parts of this thesis</w:t>
      </w:r>
      <w:r w:rsidR="007A629F">
        <w:t xml:space="preserve"> to gain a broader perspective on the topic at hand.</w:t>
      </w:r>
    </w:p>
    <w:p w14:paraId="06EABBBD" w14:textId="77777777" w:rsidR="00CF7DD7" w:rsidRDefault="00CF7DD7" w:rsidP="00CF7DD7"/>
    <w:p w14:paraId="3CE3374C" w14:textId="1077923F" w:rsidR="001D4BD8" w:rsidRDefault="00387AFB" w:rsidP="00A42BBA">
      <w:pPr>
        <w:ind w:firstLine="720"/>
        <w:rPr>
          <w:b/>
        </w:rPr>
      </w:pPr>
      <w:r>
        <w:rPr>
          <w:b/>
        </w:rPr>
        <w:t>New methods</w:t>
      </w:r>
      <w:r w:rsidR="00406BA5">
        <w:rPr>
          <w:b/>
        </w:rPr>
        <w:t xml:space="preserve"> for investigating taxonomic complexity</w:t>
      </w:r>
      <w:r w:rsidR="001C104E">
        <w:rPr>
          <w:b/>
        </w:rPr>
        <w:t>:</w:t>
      </w:r>
    </w:p>
    <w:p w14:paraId="57AE27A6" w14:textId="1C839DAF" w:rsidR="002848F5" w:rsidRDefault="002848F5" w:rsidP="002848F5"/>
    <w:p w14:paraId="7C0E4063" w14:textId="190DB683" w:rsidR="000A5DEA" w:rsidRDefault="000A5DEA" w:rsidP="000A5DEA">
      <w:r>
        <w:t>In recent years, new methods have emerged that can help us to understand taxonomic complexity, and to resolve major questions.</w:t>
      </w:r>
      <w:r w:rsidR="00F344FB">
        <w:t xml:space="preserve"> </w:t>
      </w:r>
      <w:r w:rsidR="00E930B9">
        <w:t xml:space="preserve">Older marker types such as allozymes, AFLPs, RAPD, and </w:t>
      </w:r>
      <w:r w:rsidR="00C51BD3">
        <w:t>microsatellites</w:t>
      </w:r>
      <w:r w:rsidR="00E930B9">
        <w:t xml:space="preserve"> had many limitations, including needing large amounts of DNA, problems with homology, detection of few polymorphisms, and lack of reproducibility</w:t>
      </w:r>
      <w:r w:rsidR="00A42BBA">
        <w:t xml:space="preserve"> </w:t>
      </w:r>
      <w:r w:rsidR="00A42BBA">
        <w:fldChar w:fldCharType="begin"/>
      </w:r>
      <w:r w:rsidR="00A42BBA">
        <w:instrText xml:space="preserve"> ADDIN EN.CITE &lt;EndNote&gt;&lt;Cite&gt;&lt;Author&gt;Lowe&lt;/Author&gt;&lt;Year&gt;2004&lt;/Year&gt;&lt;RecNum&gt;1512&lt;/RecNum&gt;&lt;DisplayText&gt;(Lowe et al., 2004)&lt;/DisplayText&gt;&lt;record&gt;&lt;rec-number&gt;1512&lt;/rec-number&gt;&lt;foreign-keys&gt;&lt;key app="EN" db-id="rv5pzvwrkefxw5ez0dn5522yetsaer2px2s0" timestamp="1598724320"&gt;1512&lt;/key&gt;&lt;/foreign-keys&gt;&lt;ref-type name="Book"&gt;6&lt;/ref-type&gt;&lt;contributors&gt;&lt;authors&gt;&lt;author&gt;Lowe, Andrew Dr&lt;/author&gt;&lt;author&gt;Harris, Stephen&lt;/author&gt;&lt;author&gt;Ashton, Paul Dr&lt;/author&gt;&lt;/authors&gt;&lt;/contributors&gt;&lt;titles&gt;&lt;title&gt;Ecological genetics : design, analysis, and application&lt;/title&gt;&lt;/titles&gt;&lt;keywords&gt;&lt;keyword&gt;Ecological genetics.&lt;/keyword&gt;&lt;keyword&gt;Ecology.&lt;/keyword&gt;&lt;keyword&gt;Genetics.&lt;/keyword&gt;&lt;/keywords&gt;&lt;dates&gt;&lt;year&gt;2004&lt;/year&gt;&lt;/dates&gt;&lt;pub-location&gt;Malden, Mass. ; Oxford&lt;/pub-location&gt;&lt;publisher&gt;Blackwell Pub.&lt;/publisher&gt;&lt;isbn&gt;1405100338 (pbk. : alk. paper) : No price&lt;/isbn&gt;&lt;accession-num&gt;bA4Z8039&lt;/accession-num&gt;&lt;call-num&gt;576.5/8 22&amp;#xD;British Library DSC m05/.14128&amp;#xD;British Library STI (B) 576.58&lt;/call-num&gt;&lt;urls&gt;&lt;/urls&gt;&lt;/record&gt;&lt;/Cite&gt;&lt;/EndNote&gt;</w:instrText>
      </w:r>
      <w:r w:rsidR="00A42BBA">
        <w:fldChar w:fldCharType="separate"/>
      </w:r>
      <w:r w:rsidR="00A42BBA">
        <w:rPr>
          <w:noProof/>
        </w:rPr>
        <w:t>(Lowe et al., 2004)</w:t>
      </w:r>
      <w:r w:rsidR="00A42BBA">
        <w:fldChar w:fldCharType="end"/>
      </w:r>
      <w:r w:rsidR="00E930B9">
        <w:t xml:space="preserve">. </w:t>
      </w:r>
      <w:r>
        <w:t>Next generation sequencing (NGS) is one tool to aid resolution of complex taxonomic relationships, for example</w:t>
      </w:r>
      <w:r w:rsidR="00CC2862">
        <w:t xml:space="preserve"> - </w:t>
      </w:r>
      <w:r w:rsidR="00387AFB">
        <w:t>genotyping by sequencing (GBS;</w:t>
      </w:r>
      <w:r w:rsidR="00A42BBA">
        <w:t xml:space="preserve"> </w:t>
      </w:r>
      <w:r w:rsidR="00A42BBA">
        <w:fldChar w:fldCharType="begin"/>
      </w:r>
      <w:r w:rsidR="00A42BBA">
        <w:instrText xml:space="preserve"> ADDIN EN.CITE &lt;EndNote&gt;&lt;Cite&gt;&lt;Author&gt;Anderson&lt;/Author&gt;&lt;Year&gt;2017&lt;/Year&gt;&lt;RecNum&gt;1513&lt;/RecNum&gt;&lt;DisplayText&gt;(Anderson et al., 2017)&lt;/DisplayText&gt;&lt;record&gt;&lt;rec-number&gt;1513&lt;/rec-number&gt;&lt;foreign-keys&gt;&lt;key app="EN" db-id="rv5pzvwrkefxw5ez0dn5522yetsaer2px2s0" timestamp="1598725075"&gt;1513&lt;/key&gt;&lt;/foreign-keys&gt;&lt;ref-type name="Journal Article"&gt;17&lt;/ref-type&gt;&lt;contributors&gt;&lt;authors&gt;&lt;author&gt;Anderson, B. M.&lt;/author&gt;&lt;author&gt;Thiele, K. R.&lt;/author&gt;&lt;author&gt;Krauss, S. L.&lt;/author&gt;&lt;author&gt;Barrett, M. D.&lt;/author&gt;&lt;/authors&gt;&lt;/contributors&gt;&lt;titles&gt;&lt;title&gt;Genotyping-by-Sequencing in a Species Complex of Australian Hummock Grasses (Triodia): Methodological Insights and Phylogenetic Resolution&lt;/title&gt;&lt;secondary-title&gt;Plos One&lt;/secondary-title&gt;&lt;/titles&gt;&lt;periodical&gt;&lt;full-title&gt;Plos One&lt;/full-title&gt;&lt;/periodical&gt;&lt;volume&gt;12&lt;/volume&gt;&lt;number&gt;1&lt;/number&gt;&lt;dates&gt;&lt;year&gt;2017&lt;/year&gt;&lt;pub-dates&gt;&lt;date&gt;Jan&lt;/date&gt;&lt;/pub-dates&gt;&lt;/dates&gt;&lt;isbn&gt;1932-6203&lt;/isbn&gt;&lt;accession-num&gt;WOS:000396124700043&lt;/accession-num&gt;&lt;urls&gt;&lt;related-urls&gt;&lt;url&gt;&amp;lt;Go to ISI&amp;gt;://WOS:000396124700043&lt;/url&gt;&lt;/related-urls&gt;&lt;/urls&gt;&lt;custom7&gt;e0171053&lt;/custom7&gt;&lt;electronic-resource-num&gt;10.1371/journal.pone.0171053&lt;/electronic-resource-num&gt;&lt;/record&gt;&lt;/Cite&gt;&lt;/EndNote&gt;</w:instrText>
      </w:r>
      <w:r w:rsidR="00A42BBA">
        <w:fldChar w:fldCharType="separate"/>
      </w:r>
      <w:r w:rsidR="00A42BBA">
        <w:rPr>
          <w:noProof/>
        </w:rPr>
        <w:t>(Anderson et al., 2017)</w:t>
      </w:r>
      <w:r w:rsidR="00A42BBA">
        <w:fldChar w:fldCharType="end"/>
      </w:r>
      <w:r w:rsidR="00387AFB">
        <w:t xml:space="preserve">, </w:t>
      </w:r>
      <w:r>
        <w:t>restriction associated digestion (RAD) sequencing</w:t>
      </w:r>
      <w:r w:rsidR="00A42BBA">
        <w:t xml:space="preserve"> </w:t>
      </w:r>
      <w:r w:rsidR="00A42BBA">
        <w:fldChar w:fldCharType="begin"/>
      </w:r>
      <w:r w:rsidR="00A42BBA">
        <w:instrText xml:space="preserve"> ADDIN EN.CITE &lt;EndNote&gt;&lt;Cite&gt;&lt;Author&gt;Zhou&lt;/Author&gt;&lt;Year&gt;2020&lt;/Year&gt;&lt;RecNum&gt;1514&lt;/RecNum&gt;&lt;DisplayText&gt;(Zhou et al., 2020)&lt;/DisplayText&gt;&lt;record&gt;&lt;rec-number&gt;1514&lt;/rec-number&gt;&lt;foreign-keys&gt;&lt;key app="EN" db-id="rv5pzvwrkefxw5ez0dn5522yetsaer2px2s0" timestamp="1598725149"&gt;1514&lt;/key&gt;&lt;/foreign-keys&gt;&lt;ref-type name="Journal Article"&gt;17&lt;/ref-type&gt;&lt;contributors&gt;&lt;authors&gt;&lt;author&gt;Zhou, M. M.&lt;/author&gt;&lt;author&gt;Yang, G. Q.&lt;/author&gt;&lt;author&gt;Sun, G. L.&lt;/author&gt;&lt;author&gt;Guo, Z. H.&lt;/author&gt;&lt;author&gt;Gong, X.&lt;/author&gt;&lt;author&gt;Pan, Y. Z.&lt;/author&gt;&lt;/authors&gt;&lt;/contributors&gt;&lt;titles&gt;&lt;title&gt;Resolving complicated relationships of the Panax bipinnati fi dus complex in southwestern China by RAD-seq data&lt;/title&gt;&lt;secondary-title&gt;Molecular Phylogenetics and Evolution&lt;/secondary-title&gt;&lt;/titles&gt;&lt;periodical&gt;&lt;full-title&gt;Molecular Phylogenetics and Evolution&lt;/full-title&gt;&lt;/periodical&gt;&lt;volume&gt;149&lt;/volume&gt;&lt;dates&gt;&lt;year&gt;2020&lt;/year&gt;&lt;pub-dates&gt;&lt;date&gt;Aug&lt;/date&gt;&lt;/pub-dates&gt;&lt;/dates&gt;&lt;isbn&gt;1055-7903&lt;/isbn&gt;&lt;accession-num&gt;WOS:000540066900002&lt;/accession-num&gt;&lt;urls&gt;&lt;related-urls&gt;&lt;url&gt;&amp;lt;Go to ISI&amp;gt;://WOS:000540066900002&lt;/url&gt;&lt;/related-urls&gt;&lt;/urls&gt;&lt;custom7&gt;106851&lt;/custom7&gt;&lt;electronic-resource-num&gt;10.1016/j.ympev.2020.106851&lt;/electronic-resource-num&gt;&lt;/record&gt;&lt;/Cite&gt;&lt;/EndNote&gt;</w:instrText>
      </w:r>
      <w:r w:rsidR="00A42BBA">
        <w:fldChar w:fldCharType="separate"/>
      </w:r>
      <w:r w:rsidR="00A42BBA">
        <w:rPr>
          <w:noProof/>
        </w:rPr>
        <w:t>(Zhou et al., 2020)</w:t>
      </w:r>
      <w:r w:rsidR="00A42BBA">
        <w:fldChar w:fldCharType="end"/>
      </w:r>
      <w:r>
        <w:t>,</w:t>
      </w:r>
      <w:r w:rsidR="00CE7BCC">
        <w:t xml:space="preserve"> target capture</w:t>
      </w:r>
      <w:r w:rsidR="00A42BBA">
        <w:t xml:space="preserve"> </w:t>
      </w:r>
      <w:r w:rsidR="00A42BBA">
        <w:fldChar w:fldCharType="begin"/>
      </w:r>
      <w:r w:rsidR="00A42BBA">
        <w:instrText xml:space="preserve"> ADDIN EN.CITE &lt;EndNote&gt;&lt;Cite&gt;&lt;Author&gt;Carter&lt;/Author&gt;&lt;Year&gt;2019&lt;/Year&gt;&lt;RecNum&gt;1515&lt;/RecNum&gt;&lt;DisplayText&gt;(Carter et al., 2019)&lt;/DisplayText&gt;&lt;record&gt;&lt;rec-number&gt;1515&lt;/rec-number&gt;&lt;foreign-keys&gt;&lt;key app="EN" db-id="rv5pzvwrkefxw5ez0dn5522yetsaer2px2s0" timestamp="1598725239"&gt;1515&lt;/key&gt;&lt;/foreign-keys&gt;&lt;ref-type name="Journal Article"&gt;17&lt;/ref-type&gt;&lt;contributors&gt;&lt;authors&gt;&lt;author&gt;Carter, K. A.&lt;/author&gt;&lt;author&gt;Liston, A.&lt;/author&gt;&lt;author&gt;Bassil, N. V.&lt;/author&gt;&lt;author&gt;Alice, L. A.&lt;/author&gt;&lt;author&gt;Bushakra, J. M.&lt;/author&gt;&lt;author&gt;Sutherland, B. L.&lt;/author&gt;&lt;author&gt;Mockler, T. C.&lt;/author&gt;&lt;author&gt;Bryant, D. W.&lt;/author&gt;&lt;author&gt;Hummer, K. E.&lt;/author&gt;&lt;/authors&gt;&lt;/contributors&gt;&lt;titles&gt;&lt;title&gt;Target Capture Sequencing Unravels Rubus Evolution&lt;/title&gt;&lt;secondary-title&gt;Frontiers in Plant Science&lt;/secondary-title&gt;&lt;/titles&gt;&lt;periodical&gt;&lt;full-title&gt;Frontiers in Plant Science&lt;/full-title&gt;&lt;/periodical&gt;&lt;volume&gt;10&lt;/volume&gt;&lt;dates&gt;&lt;year&gt;2019&lt;/year&gt;&lt;pub-dates&gt;&lt;date&gt;Dec&lt;/date&gt;&lt;/pub-dates&gt;&lt;/dates&gt;&lt;isbn&gt;1664-462X&lt;/isbn&gt;&lt;accession-num&gt;WOS:000505473000001&lt;/accession-num&gt;&lt;urls&gt;&lt;related-urls&gt;&lt;url&gt;&amp;lt;Go to ISI&amp;gt;://WOS:000505473000001&lt;/url&gt;&lt;/related-urls&gt;&lt;/urls&gt;&lt;custom7&gt;1615&lt;/custom7&gt;&lt;electronic-resource-num&gt;10.3389/fpls.2019.01615&lt;/electronic-resource-num&gt;&lt;/record&gt;&lt;/Cite&gt;&lt;/EndNote&gt;</w:instrText>
      </w:r>
      <w:r w:rsidR="00A42BBA">
        <w:fldChar w:fldCharType="separate"/>
      </w:r>
      <w:r w:rsidR="00A42BBA">
        <w:rPr>
          <w:noProof/>
        </w:rPr>
        <w:t>(Carter et al., 2019)</w:t>
      </w:r>
      <w:r w:rsidR="00A42BBA">
        <w:fldChar w:fldCharType="end"/>
      </w:r>
      <w:r w:rsidR="00CE7BCC">
        <w:t>,</w:t>
      </w:r>
      <w:r>
        <w:t xml:space="preserve"> and whole genome sequencing</w:t>
      </w:r>
      <w:r w:rsidR="00A42BBA">
        <w:t xml:space="preserve"> </w:t>
      </w:r>
      <w:r w:rsidR="00A42BBA">
        <w:fldChar w:fldCharType="begin"/>
      </w:r>
      <w:r w:rsidR="00A42BBA">
        <w:instrText xml:space="preserve"> ADDIN EN.CITE &lt;EndNote&gt;&lt;Cite&gt;&lt;Author&gt;Dupuis&lt;/Author&gt;&lt;Year&gt;2017&lt;/Year&gt;&lt;RecNum&gt;1517&lt;/RecNum&gt;&lt;DisplayText&gt;(Dupuis et al., 2017)&lt;/DisplayText&gt;&lt;record&gt;&lt;rec-number&gt;1517&lt;/rec-number&gt;&lt;foreign-keys&gt;&lt;key app="EN" db-id="rv5pzvwrkefxw5ez0dn5522yetsaer2px2s0" timestamp="1598725626"&gt;1517&lt;/key&gt;&lt;/foreign-keys&gt;&lt;ref-type name="Journal Article"&gt;17&lt;/ref-type&gt;&lt;contributors&gt;&lt;authors&gt;&lt;author&gt;Dupuis, J. R.&lt;/author&gt;&lt;author&gt;Brunet, B. M. T.&lt;/author&gt;&lt;author&gt;Bird, H. M.&lt;/author&gt;&lt;author&gt;Lumley, L. M.&lt;/author&gt;&lt;author&gt;Fagua, G.&lt;/author&gt;&lt;author&gt;Boyle, B.&lt;/author&gt;&lt;author&gt;Levesque, R.&lt;/author&gt;&lt;author&gt;Cusson, M.&lt;/author&gt;&lt;author&gt;Powell, J. A.&lt;/author&gt;&lt;author&gt;Sperling, F. A. H.&lt;/author&gt;&lt;/authors&gt;&lt;/contributors&gt;&lt;titles&gt;&lt;title&gt;Genome-wide SNPs resolve phylogenetic relationships in the North American spruce budworm (Choristoneura fumiferana) species complex&lt;/title&gt;&lt;secondary-title&gt;Molecular Phylogenetics and Evolution&lt;/secondary-title&gt;&lt;/titles&gt;&lt;periodical&gt;&lt;full-title&gt;Molecular Phylogenetics and Evolution&lt;/full-title&gt;&lt;/periodical&gt;&lt;pages&gt;158-168&lt;/pages&gt;&lt;volume&gt;111&lt;/volume&gt;&lt;dates&gt;&lt;year&gt;2017&lt;/year&gt;&lt;pub-dates&gt;&lt;date&gt;Jun&lt;/date&gt;&lt;/pub-dates&gt;&lt;/dates&gt;&lt;isbn&gt;1055-7903&lt;/isbn&gt;&lt;accession-num&gt;WOS:000400715100013&lt;/accession-num&gt;&lt;urls&gt;&lt;related-urls&gt;&lt;url&gt;&amp;lt;Go to ISI&amp;gt;://WOS:000400715100013&lt;/url&gt;&lt;/related-urls&gt;&lt;/urls&gt;&lt;electronic-resource-num&gt;10.1016/j.ympev.2017.04.001&lt;/electronic-resource-num&gt;&lt;/record&gt;&lt;/Cite&gt;&lt;/EndNote&gt;</w:instrText>
      </w:r>
      <w:r w:rsidR="00A42BBA">
        <w:fldChar w:fldCharType="separate"/>
      </w:r>
      <w:r w:rsidR="00A42BBA">
        <w:rPr>
          <w:noProof/>
        </w:rPr>
        <w:t>(Dupuis et al., 2017)</w:t>
      </w:r>
      <w:r w:rsidR="00A42BBA">
        <w:fldChar w:fldCharType="end"/>
      </w:r>
      <w:r>
        <w:t xml:space="preserve"> are becoming common. </w:t>
      </w:r>
      <w:r w:rsidR="008B1B47">
        <w:t xml:space="preserve">These datasets can be used to infer relationships across the entire genome, to correlate morphology and genetics to reveal the genes underlying certain traits, and to compare large and diverse sample sets. </w:t>
      </w:r>
      <w:r>
        <w:t>DNA barcoding can now be deployed at scale across diverse taxa</w:t>
      </w:r>
      <w:r w:rsidR="00A42BBA">
        <w:t xml:space="preserve"> </w:t>
      </w:r>
      <w:r w:rsidR="00A42BBA">
        <w:fldChar w:fldCharType="begin">
          <w:fldData xml:space="preserve">PEVuZE5vdGU+PENpdGU+PEF1dGhvcj5Ib2xsaW5nc3dvcnRoPC9BdXRob3I+PFllYXI+MjAwOTwv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dWxsLXRpdGxlPjwvcGVyaW9kaWNhbD48cGFnZXM+MTI3OTQtMTI3OTc8L3BhZ2VzPjx2b2x1bWU+
MTA2PC92b2x1bWU+PG51bWJlcj4zMTwvbnVtYmVyPjxkYXRlcz48eWVhcj4yMDA5PC95ZWFyPjxw
dWItZGF0ZXM+PGRhdGU+QXVnPC9kYXRlPjwvcHViLWRhdGVzPjwvZGF0ZXM+PGlzYm4+MDAyNy04
NDI0PC9pc2JuPjxhY2Nlc3Npb24tbnVtPldPUzowMDAyNjg2Njc2MDAwNDM8L2FjY2Vzc2lvbi1u
dW0+PHVybHM+PHJlbGF0ZWQtdXJscz48dXJsPiZsdDtHbyB0byBJU0kmZ3Q7Oi8vV09TOjAwMDI2
ODY2NzYwMDA0MzwvdXJsPjwvcmVsYXRlZC11cmxzPjwvdXJscz48ZWxlY3Ryb25pYy1yZXNvdXJj
ZS1udW0+MTAuMTA3My9wbmFzLjA5MDU4NDUxMDY8L2VsZWN0cm9uaWMtcmVzb3VyY2UtbnVtPjwv
cmVjb3JkPjwvQ2l0ZT48L0VuZE5vdGU+AG==
</w:fldData>
        </w:fldChar>
      </w:r>
      <w:r w:rsidR="00A42BBA">
        <w:instrText xml:space="preserve"> ADDIN EN.CITE </w:instrText>
      </w:r>
      <w:r w:rsidR="00A42BBA">
        <w:fldChar w:fldCharType="begin">
          <w:fldData xml:space="preserve">PEVuZE5vdGU+PENpdGU+PEF1dGhvcj5Ib2xsaW5nc3dvcnRoPC9BdXRob3I+PFllYXI+MjAwOTwv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</w:fldData>
        </w:fldChar>
      </w:r>
      <w:r w:rsidR="00A42BBA">
        <w:instrText xml:space="preserve"> ADDIN EN.CITE.DATA </w:instrText>
      </w:r>
      <w:r w:rsidR="00A42BBA">
        <w:fldChar w:fldCharType="end"/>
      </w:r>
      <w:r w:rsidR="00A42BBA">
        <w:fldChar w:fldCharType="separate"/>
      </w:r>
      <w:r w:rsidR="00A42BBA">
        <w:rPr>
          <w:noProof/>
        </w:rPr>
        <w:t>(Hollingsworth et al., 2009)</w:t>
      </w:r>
      <w:r w:rsidR="00A42BBA">
        <w:fldChar w:fldCharType="end"/>
      </w:r>
      <w:r w:rsidR="00A42BBA">
        <w:t>,</w:t>
      </w:r>
      <w:r>
        <w:t xml:space="preserve"> which means large scale phylogenetic analyses</w:t>
      </w:r>
      <w:r w:rsidR="00CC2862">
        <w:t xml:space="preserve"> </w:t>
      </w:r>
      <w:r w:rsidR="00387AFB">
        <w:t>that</w:t>
      </w:r>
      <w:r w:rsidR="00CC2862">
        <w:t xml:space="preserve"> incorporate diverse information</w:t>
      </w:r>
      <w:r>
        <w:t xml:space="preserve"> are now possible. New analytical models now provide a framework for accounting for different sources of variation</w:t>
      </w:r>
      <w:r w:rsidR="00CC2862">
        <w:t>, and are applicable to use for many different questions across evolutionary biology (e.g. (G)LMMs;</w:t>
      </w:r>
      <w:r w:rsidR="00A42BBA">
        <w:t xml:space="preserve"> </w:t>
      </w:r>
      <w:r w:rsidR="00A42BBA">
        <w:fldChar w:fldCharType="begin">
          <w:fldData xml:space="preserve">PEVuZE5vdGU+PENpdGU+PEF1dGhvcj5Cb2xrZXI8L0F1dGhvcj48WWVhcj4yMDA5PC9ZZWFyPjxS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</w:fldData>
        </w:fldChar>
      </w:r>
      <w:r w:rsidR="00A42BBA">
        <w:instrText xml:space="preserve"> ADDIN EN.CITE </w:instrText>
      </w:r>
      <w:r w:rsidR="00A42BBA">
        <w:fldChar w:fldCharType="begin">
          <w:fldData xml:space="preserve">PEVuZE5vdGU+PENpdGU+PEF1dGhvcj5Cb2xrZXI8L0F1dGhvcj48WWVhcj4yMDA5PC9ZZWFyPjxS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</w:fldData>
        </w:fldChar>
      </w:r>
      <w:r w:rsidR="00A42BBA">
        <w:instrText xml:space="preserve"> ADDIN EN.CITE.DATA </w:instrText>
      </w:r>
      <w:r w:rsidR="00A42BBA">
        <w:fldChar w:fldCharType="end"/>
      </w:r>
      <w:r w:rsidR="00A42BBA">
        <w:fldChar w:fldCharType="separate"/>
      </w:r>
      <w:r w:rsidR="00A42BBA">
        <w:rPr>
          <w:noProof/>
        </w:rPr>
        <w:t>(Bolker et al., 2009, Hadfield, 2010)</w:t>
      </w:r>
      <w:r w:rsidR="00A42BBA">
        <w:fldChar w:fldCharType="end"/>
      </w:r>
      <w:r w:rsidR="00CC2862">
        <w:t xml:space="preserve">). </w:t>
      </w:r>
      <w:r w:rsidR="00387AFB">
        <w:t>These methods are used throughout this thesis to gain novel insights into taxonomic complexity.</w:t>
      </w:r>
    </w:p>
    <w:p w14:paraId="7A538537" w14:textId="4595D4AA" w:rsidR="00406BA5" w:rsidRDefault="00406BA5" w:rsidP="000A5DEA"/>
    <w:p w14:paraId="200C47A4" w14:textId="122515CE" w:rsidR="007E0909" w:rsidRDefault="007E0909" w:rsidP="000A5DEA"/>
    <w:p w14:paraId="33C22E4B" w14:textId="3B76BE66" w:rsidR="007E0909" w:rsidRDefault="007E0909" w:rsidP="000A5DEA"/>
    <w:p w14:paraId="55733003" w14:textId="77777777" w:rsidR="007E0909" w:rsidRDefault="007E0909" w:rsidP="000A5DEA"/>
    <w:p w14:paraId="07E679DC" w14:textId="15184F66" w:rsidR="00406BA5" w:rsidRPr="000A5DEA" w:rsidRDefault="00406BA5" w:rsidP="00751044">
      <w:pPr>
        <w:ind w:firstLine="720"/>
      </w:pPr>
      <w:r>
        <w:rPr>
          <w:b/>
        </w:rPr>
        <w:lastRenderedPageBreak/>
        <w:t>Thesis aims:</w:t>
      </w:r>
    </w:p>
    <w:p w14:paraId="38B14305" w14:textId="77777777" w:rsidR="00A755C2" w:rsidRDefault="00A755C2"/>
    <w:p w14:paraId="3ECC9340" w14:textId="3A3FE0C1" w:rsidR="003D1599" w:rsidRDefault="004C2282">
      <w:r>
        <w:t>The main aim of my thesis is to investigate taxonomic complexity in</w:t>
      </w:r>
      <w:r w:rsidR="00B9747B">
        <w:t xml:space="preserve"> </w:t>
      </w:r>
      <w:r>
        <w:rPr>
          <w:i/>
        </w:rPr>
        <w:t>Euphrasia</w:t>
      </w:r>
      <w:r>
        <w:t>, and</w:t>
      </w:r>
      <w:r w:rsidR="003D1599">
        <w:t xml:space="preserve"> the role of hybridisation</w:t>
      </w:r>
      <w:r>
        <w:t xml:space="preserve"> across the British flora, with </w:t>
      </w:r>
      <w:r w:rsidR="003D08D8">
        <w:t>a particular focus</w:t>
      </w:r>
      <w:r w:rsidR="001E2DD6">
        <w:t xml:space="preserve"> </w:t>
      </w:r>
      <w:r>
        <w:t>polyploidy,</w:t>
      </w:r>
      <w:r w:rsidR="001E2DD6">
        <w:t xml:space="preserve"> parasitism</w:t>
      </w:r>
      <w:r w:rsidR="00922ADF">
        <w:t>,</w:t>
      </w:r>
      <w:r>
        <w:t xml:space="preserve"> and their interaction</w:t>
      </w:r>
      <w:r w:rsidR="003D08D8">
        <w:t>s</w:t>
      </w:r>
      <w:r>
        <w:t>.</w:t>
      </w:r>
      <w:r w:rsidR="001E2DD6">
        <w:t xml:space="preserve"> </w:t>
      </w:r>
      <w:r w:rsidR="00A34ACF">
        <w:t>It is not currently known</w:t>
      </w:r>
      <w:r w:rsidR="00613D38">
        <w:t xml:space="preserve"> what the extent and prevalence of such interactions between hybridisation and plants of different ploidy level are, and is important to explore because of the potentially large impact they can have on plant evolution. In addition, the parasitic habit of some plants and how this affects their phenotype</w:t>
      </w:r>
      <w:r w:rsidR="000978E9">
        <w:t xml:space="preserve"> has been little explored</w:t>
      </w:r>
      <w:r w:rsidR="00D81F6C">
        <w:t xml:space="preserve"> and opens up a new avenue of explanations for taxonomic complexity.</w:t>
      </w:r>
    </w:p>
    <w:p w14:paraId="66191031" w14:textId="77777777" w:rsidR="009B7A38" w:rsidRDefault="009B7A38"/>
    <w:p w14:paraId="3DD710B3" w14:textId="38A93A08" w:rsidR="00A1236B" w:rsidRPr="00A1236B" w:rsidRDefault="001F153A">
      <w:r>
        <w:t>Th</w:t>
      </w:r>
      <w:r w:rsidR="001E2DD6">
        <w:t>e</w:t>
      </w:r>
      <w:r>
        <w:t xml:space="preserve"> thesis is split into two parts which target different aspects of taxonomic complexity, and draw on broader themes</w:t>
      </w:r>
      <w:r w:rsidR="00137E4D">
        <w:t xml:space="preserve"> in evolutionary biology</w:t>
      </w:r>
      <w:r>
        <w:t>.</w:t>
      </w:r>
      <w:r w:rsidR="00F4311C">
        <w:t xml:space="preserve"> The first part concentrates on the contributions of hybridisation to taxonomic complexity in plants</w:t>
      </w:r>
      <w:r w:rsidR="00387AFB">
        <w:t xml:space="preserve"> (and to a lesser degree, animals)</w:t>
      </w:r>
      <w:r w:rsidR="00F4311C">
        <w:t xml:space="preserve">, with a case study in the genus </w:t>
      </w:r>
      <w:r w:rsidR="00F4311C">
        <w:rPr>
          <w:i/>
        </w:rPr>
        <w:t>Euphrasia</w:t>
      </w:r>
      <w:r w:rsidR="00F4311C">
        <w:t xml:space="preserve">. Here, </w:t>
      </w:r>
      <w:r w:rsidR="00174CDD">
        <w:t>I firstly ask</w:t>
      </w:r>
      <w:r w:rsidR="00F4311C">
        <w:t xml:space="preserve"> how prevalent hybridisation</w:t>
      </w:r>
      <w:r w:rsidR="00174CDD">
        <w:t xml:space="preserve"> is</w:t>
      </w:r>
      <w:r w:rsidR="00F4311C">
        <w:t xml:space="preserve"> between plants that differ in ploidy level, and </w:t>
      </w:r>
      <w:r w:rsidR="00174CDD">
        <w:t xml:space="preserve">whether </w:t>
      </w:r>
      <w:r w:rsidR="00F4311C">
        <w:t>it</w:t>
      </w:r>
      <w:r w:rsidR="00174CDD">
        <w:t xml:space="preserve"> is</w:t>
      </w:r>
      <w:r w:rsidR="00F4311C">
        <w:t xml:space="preserve"> a significant evolutionary phenomenon</w:t>
      </w:r>
      <w:r w:rsidR="00D11B65">
        <w:t xml:space="preserve"> (Chapter 2)</w:t>
      </w:r>
      <w:r w:rsidR="00174CDD">
        <w:t>.</w:t>
      </w:r>
      <w:r w:rsidR="004C0045">
        <w:t xml:space="preserve"> </w:t>
      </w:r>
      <w:r w:rsidR="00D11B65">
        <w:t xml:space="preserve">The interaction between ploidy level and hybridisation is a poorly explored topic and scattered across the literature. I bring together a </w:t>
      </w:r>
      <w:r w:rsidR="00DD5283">
        <w:t>comprehensive list</w:t>
      </w:r>
      <w:r w:rsidR="00D11B65">
        <w:t xml:space="preserve"> of examples, and synthesise current knowledge on this topic.</w:t>
      </w:r>
      <w:r w:rsidR="00216927">
        <w:t xml:space="preserve"> </w:t>
      </w:r>
      <w:r w:rsidR="004C0045">
        <w:t>After understanding this global variation, I concentrate on the British flora, and model the probability of hybridisation across the flora</w:t>
      </w:r>
      <w:r w:rsidR="00A1236B">
        <w:t xml:space="preserve"> (Chapter 3)</w:t>
      </w:r>
      <w:r w:rsidR="004C0045">
        <w:t>. Significantly, this model includes phylogenetic relationships, and genetic distances based on the first complete DNA barcode dataset across a flora, which previous studies have not been able to comprehensively address</w:t>
      </w:r>
      <w:r w:rsidR="00A1236B">
        <w:t xml:space="preserve"> </w:t>
      </w:r>
      <w:r w:rsidR="007806A5">
        <w:t xml:space="preserve">(e.g. </w:t>
      </w:r>
      <w:r w:rsidR="007806A5">
        <w:fldChar w:fldCharType="begin">
          <w:fldData xml:space="preserve">PEVuZE5vdGU+PENpdGU+PEF1dGhvcj5FbGxzdHJhbmQ8L0F1dGhvcj48WWVhcj4xOTk2PC9ZZWFy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</w:fldData>
        </w:fldChar>
      </w:r>
      <w:r w:rsidR="007806A5">
        <w:instrText xml:space="preserve"> ADDIN EN.CITE </w:instrText>
      </w:r>
      <w:r w:rsidR="007806A5">
        <w:fldChar w:fldCharType="begin">
          <w:fldData xml:space="preserve">PEVuZE5vdGU+PENpdGU+PEF1dGhvcj5FbGxzdHJhbmQ8L0F1dGhvcj48WWVhcj4xOTk2PC9ZZWFy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</w:fldData>
        </w:fldChar>
      </w:r>
      <w:r w:rsidR="007806A5">
        <w:instrText xml:space="preserve"> ADDIN EN.CITE.DATA </w:instrText>
      </w:r>
      <w:r w:rsidR="007806A5">
        <w:fldChar w:fldCharType="end"/>
      </w:r>
      <w:r w:rsidR="007806A5">
        <w:fldChar w:fldCharType="separate"/>
      </w:r>
      <w:r w:rsidR="007806A5">
        <w:rPr>
          <w:noProof/>
        </w:rPr>
        <w:t>(Ellstrand et al., 1996, Mitchell et al., 2019)</w:t>
      </w:r>
      <w:r w:rsidR="007806A5">
        <w:fldChar w:fldCharType="end"/>
      </w:r>
      <w:r w:rsidR="007806A5">
        <w:t>)</w:t>
      </w:r>
      <w:r w:rsidR="004C0045">
        <w:t>.</w:t>
      </w:r>
      <w:r w:rsidR="00A1236B">
        <w:t xml:space="preserve"> Then, I focus on the promiscuous genus </w:t>
      </w:r>
      <w:r w:rsidR="00A1236B">
        <w:rPr>
          <w:i/>
        </w:rPr>
        <w:t>Euphrasia</w:t>
      </w:r>
      <w:r w:rsidR="00A1236B">
        <w:t xml:space="preserve"> and ask whether</w:t>
      </w:r>
      <w:r w:rsidR="00F4311C">
        <w:t xml:space="preserve"> we see evidence of hybridisation between divergent species of different ploidy at a fine spatial scale</w:t>
      </w:r>
      <w:r w:rsidR="00A1236B">
        <w:t>.</w:t>
      </w:r>
      <w:r w:rsidR="00F4311C">
        <w:t xml:space="preserve"> </w:t>
      </w:r>
      <w:r w:rsidR="00A1236B">
        <w:t>Using reduced representation sequencing of genome wide markers (genotyping by sequencing; GBS), I use a combination of classical population genetic tools</w:t>
      </w:r>
      <w:r w:rsidR="003D1599">
        <w:t>, genome sequencing,</w:t>
      </w:r>
      <w:r w:rsidR="00A1236B">
        <w:t xml:space="preserve"> and demographic simulation, to understand the pattern of hybridisation in a </w:t>
      </w:r>
      <w:r w:rsidR="00A1236B">
        <w:rPr>
          <w:i/>
        </w:rPr>
        <w:t>Euphrasia</w:t>
      </w:r>
      <w:r w:rsidR="00A1236B">
        <w:t xml:space="preserve"> contact zone</w:t>
      </w:r>
      <w:r w:rsidR="002B5C44">
        <w:t xml:space="preserve"> (Chapter 4)</w:t>
      </w:r>
      <w:r w:rsidR="00A1236B">
        <w:t>.</w:t>
      </w:r>
    </w:p>
    <w:p w14:paraId="2007AB1E" w14:textId="77777777" w:rsidR="00A1236B" w:rsidRDefault="00A1236B"/>
    <w:p w14:paraId="20AC4BC6" w14:textId="155BF53E" w:rsidR="00D6110D" w:rsidRPr="00294FDF" w:rsidRDefault="00F4311C">
      <w:r>
        <w:t>In the second part of the thesis</w:t>
      </w:r>
      <w:r w:rsidR="00CF7DD7">
        <w:t>, t</w:t>
      </w:r>
      <w:r w:rsidR="00937EF1">
        <w:t xml:space="preserve">wo novel features of taxonomic complexity - </w:t>
      </w:r>
      <w:r w:rsidR="00CF7DD7">
        <w:t xml:space="preserve">phenotypic plasticity and parasitism </w:t>
      </w:r>
      <w:r w:rsidR="00937EF1">
        <w:t xml:space="preserve">- </w:t>
      </w:r>
      <w:r w:rsidR="00CF7DD7">
        <w:t xml:space="preserve">are explored in the parasitic plant genus </w:t>
      </w:r>
      <w:r w:rsidR="00CF7DD7">
        <w:rPr>
          <w:i/>
        </w:rPr>
        <w:t>Euphrasia</w:t>
      </w:r>
      <w:r w:rsidR="00CF7DD7">
        <w:t xml:space="preserve">. </w:t>
      </w:r>
      <w:r w:rsidR="005A79A0">
        <w:t>I use c</w:t>
      </w:r>
      <w:r w:rsidR="00CF7DD7">
        <w:t xml:space="preserve">ommon garden experiments to ask </w:t>
      </w:r>
      <w:r w:rsidR="008778A1">
        <w:t>firstly</w:t>
      </w:r>
      <w:r w:rsidR="00CF7DD7">
        <w:t xml:space="preserve"> how different host species affect the morphology of </w:t>
      </w:r>
      <w:r w:rsidR="00CF7DD7">
        <w:rPr>
          <w:i/>
        </w:rPr>
        <w:t>Euphrasia</w:t>
      </w:r>
      <w:r w:rsidR="00CF7DD7">
        <w:t xml:space="preserve"> and the ability to discriminate between </w:t>
      </w:r>
      <w:r w:rsidR="008778A1" w:rsidRPr="008778A1">
        <w:rPr>
          <w:i/>
        </w:rPr>
        <w:t>Euphrasia</w:t>
      </w:r>
      <w:r w:rsidR="008778A1">
        <w:t xml:space="preserve"> </w:t>
      </w:r>
      <w:r w:rsidR="00CF7DD7" w:rsidRPr="008778A1">
        <w:t>species</w:t>
      </w:r>
      <w:r w:rsidR="002B5C44">
        <w:t xml:space="preserve"> (Chapter 5)</w:t>
      </w:r>
      <w:r w:rsidR="008778A1">
        <w:t>.</w:t>
      </w:r>
      <w:r w:rsidR="005E7FDA">
        <w:t xml:space="preserve"> </w:t>
      </w:r>
      <w:r w:rsidR="00E15F3D">
        <w:t xml:space="preserve">This was investigated using a single species of </w:t>
      </w:r>
      <w:r w:rsidR="00E15F3D">
        <w:rPr>
          <w:i/>
        </w:rPr>
        <w:t>Euphrasia</w:t>
      </w:r>
      <w:r w:rsidR="00E15F3D">
        <w:t xml:space="preserve"> grown across eight different host species</w:t>
      </w:r>
      <w:r w:rsidR="003D1599">
        <w:t xml:space="preserve"> and multiple species of </w:t>
      </w:r>
      <w:r w:rsidR="003D1599">
        <w:rPr>
          <w:i/>
        </w:rPr>
        <w:t>Euphrasia</w:t>
      </w:r>
      <w:r w:rsidR="003D1599">
        <w:t xml:space="preserve"> on a single host</w:t>
      </w:r>
      <w:r w:rsidR="006509D2">
        <w:t xml:space="preserve">, where various morphological traits of </w:t>
      </w:r>
      <w:r w:rsidR="006509D2">
        <w:rPr>
          <w:i/>
        </w:rPr>
        <w:t xml:space="preserve">Euphrasia </w:t>
      </w:r>
      <w:r w:rsidR="006509D2">
        <w:t>were quantified</w:t>
      </w:r>
      <w:r w:rsidR="00D94E0C">
        <w:t xml:space="preserve">. </w:t>
      </w:r>
      <w:r w:rsidR="002C70F1">
        <w:t>Finally</w:t>
      </w:r>
      <w:r w:rsidR="00294FDF">
        <w:t xml:space="preserve">, I look at the role of host parasite interactions to understand host specialisation in the genus, by growing multiple </w:t>
      </w:r>
      <w:r w:rsidR="00294FDF">
        <w:rPr>
          <w:i/>
        </w:rPr>
        <w:t>Euphrasia</w:t>
      </w:r>
      <w:r w:rsidR="00294FDF">
        <w:t xml:space="preserve"> and multiple host species together</w:t>
      </w:r>
      <w:r w:rsidR="002B5C44">
        <w:t xml:space="preserve"> (Chapter 6)</w:t>
      </w:r>
      <w:r w:rsidR="00294FDF">
        <w:t>.</w:t>
      </w:r>
    </w:p>
    <w:p w14:paraId="79EF2CA4" w14:textId="31695440" w:rsidR="00BD2895" w:rsidRDefault="00BD2895" w:rsidP="004D5C46"/>
    <w:p w14:paraId="30D1ED39" w14:textId="0086729C" w:rsidR="00BD2895" w:rsidRDefault="00BD2895" w:rsidP="004D5C46"/>
    <w:p w14:paraId="40E7886A" w14:textId="0D6917C3" w:rsidR="00BD2895" w:rsidRDefault="00BD2895" w:rsidP="004D5C46"/>
    <w:p w14:paraId="13C15D33" w14:textId="7C211A55" w:rsidR="00BD2895" w:rsidRDefault="00BD2895" w:rsidP="004D5C46"/>
    <w:p w14:paraId="1CFC208C" w14:textId="0F796378" w:rsidR="00BD2895" w:rsidRDefault="00BD2895" w:rsidP="004D5C46"/>
    <w:p w14:paraId="3EE9A672" w14:textId="24A33191" w:rsidR="00BD2895" w:rsidRDefault="00BD2895" w:rsidP="004D5C46"/>
    <w:p w14:paraId="23B14C76" w14:textId="63CF1AF7" w:rsidR="00BD2895" w:rsidRDefault="00BD2895" w:rsidP="004D5C46"/>
    <w:p w14:paraId="1B4A563E" w14:textId="0DDB3A34" w:rsidR="00BD2895" w:rsidRDefault="00BD2895" w:rsidP="004D5C46"/>
    <w:p w14:paraId="2E54A0C7" w14:textId="7FA8BB7F" w:rsidR="00BD2895" w:rsidRDefault="00BD2895" w:rsidP="004D5C46"/>
    <w:p w14:paraId="072DE2BD" w14:textId="066019D9" w:rsidR="00BD2895" w:rsidRDefault="00BD2895" w:rsidP="004D5C46"/>
    <w:p w14:paraId="2FCC3B40" w14:textId="4909E08A" w:rsidR="00BD2895" w:rsidRDefault="00BD2895" w:rsidP="004D5C46"/>
    <w:p w14:paraId="1AF7E341" w14:textId="32D5F547" w:rsidR="00BD2895" w:rsidRDefault="00BD2895" w:rsidP="004D5C46"/>
    <w:p w14:paraId="552F7544" w14:textId="18B28EB1" w:rsidR="00BD2895" w:rsidRDefault="00BD2895" w:rsidP="004D5C46"/>
    <w:p w14:paraId="1518DFBD" w14:textId="764C1B6A" w:rsidR="00BD2895" w:rsidRDefault="00BD2895" w:rsidP="004D5C46"/>
    <w:p w14:paraId="60C4B5D4" w14:textId="75807DD3" w:rsidR="00BD2895" w:rsidRDefault="00BD2895" w:rsidP="004D5C46"/>
    <w:p w14:paraId="5D67F280" w14:textId="77CEF33C" w:rsidR="00BD2895" w:rsidRDefault="00BD2895" w:rsidP="004D5C46"/>
    <w:p w14:paraId="595643B9" w14:textId="5D710505" w:rsidR="00BD2895" w:rsidRDefault="00BD2895" w:rsidP="004D5C46"/>
    <w:p w14:paraId="53DA7179" w14:textId="7E4014EE" w:rsidR="00BD2895" w:rsidRDefault="00BD2895" w:rsidP="004D5C46"/>
    <w:p w14:paraId="7B6FF6D4" w14:textId="115D1356" w:rsidR="00BD2895" w:rsidRDefault="00BD2895" w:rsidP="004D5C46"/>
    <w:p w14:paraId="4ABEAA99" w14:textId="0CDAFE63" w:rsidR="00BD2895" w:rsidRDefault="00BD2895" w:rsidP="004D5C46">
      <w:r>
        <w:t>References: [not formatted]</w:t>
      </w:r>
    </w:p>
    <w:p w14:paraId="2DA6F779" w14:textId="77777777" w:rsidR="00BD2895" w:rsidRDefault="00BD2895" w:rsidP="004D5C46"/>
    <w:p w14:paraId="6E03F170" w14:textId="77777777" w:rsidR="00AE2736" w:rsidRPr="00AE2736" w:rsidRDefault="00BD2895" w:rsidP="00AE2736">
      <w:pPr>
        <w:pStyle w:val="EndNoteBibliography"/>
        <w:ind w:left="720" w:hanging="720"/>
        <w:rPr>
          <w:noProof/>
        </w:rPr>
      </w:pPr>
      <w:r>
        <w:fldChar w:fldCharType="begin"/>
      </w:r>
      <w:r>
        <w:instrText xml:space="preserve"> ADDIN EN.REFLIST </w:instrText>
      </w:r>
      <w:r>
        <w:fldChar w:fldCharType="separate"/>
      </w:r>
      <w:r w:rsidR="00AE2736" w:rsidRPr="00AE2736">
        <w:rPr>
          <w:noProof/>
        </w:rPr>
        <w:t xml:space="preserve">ALIX, K., GERARD, P. R., SCHWARZACHER, T. &amp; HESLOP-HARRISON, J. S. 2017. Polyploidy and interspecific hybridization: partners for adaptation, speciation and evolution in plants. </w:t>
      </w:r>
      <w:r w:rsidR="00AE2736" w:rsidRPr="00AE2736">
        <w:rPr>
          <w:i/>
          <w:noProof/>
        </w:rPr>
        <w:t>Annals of Botany,</w:t>
      </w:r>
      <w:r w:rsidR="00AE2736" w:rsidRPr="00AE2736">
        <w:rPr>
          <w:noProof/>
        </w:rPr>
        <w:t xml:space="preserve"> 120</w:t>
      </w:r>
      <w:r w:rsidR="00AE2736" w:rsidRPr="00AE2736">
        <w:rPr>
          <w:b/>
          <w:noProof/>
        </w:rPr>
        <w:t>,</w:t>
      </w:r>
      <w:r w:rsidR="00AE2736" w:rsidRPr="00AE2736">
        <w:rPr>
          <w:noProof/>
        </w:rPr>
        <w:t xml:space="preserve"> 183-194.</w:t>
      </w:r>
    </w:p>
    <w:p w14:paraId="7C71246C" w14:textId="77777777" w:rsidR="00AE2736" w:rsidRPr="00AE2736" w:rsidRDefault="00AE2736" w:rsidP="00AE2736">
      <w:pPr>
        <w:pStyle w:val="EndNoteBibliography"/>
        <w:ind w:left="720" w:hanging="720"/>
        <w:rPr>
          <w:noProof/>
        </w:rPr>
      </w:pPr>
      <w:r w:rsidRPr="00AE2736">
        <w:rPr>
          <w:noProof/>
        </w:rPr>
        <w:t xml:space="preserve">ALLEN, D. E. 1986. </w:t>
      </w:r>
      <w:r w:rsidRPr="00AE2736">
        <w:rPr>
          <w:i/>
          <w:noProof/>
        </w:rPr>
        <w:t xml:space="preserve">The botanists : a history of the Botanical Society of the British Isles through a hundred and fifty years, </w:t>
      </w:r>
      <w:r w:rsidRPr="00AE2736">
        <w:rPr>
          <w:noProof/>
        </w:rPr>
        <w:t>Winchester, St. Paul's Bibliographies.</w:t>
      </w:r>
    </w:p>
    <w:p w14:paraId="5A46716E" w14:textId="77777777" w:rsidR="00AE2736" w:rsidRPr="00AE2736" w:rsidRDefault="00AE2736" w:rsidP="00AE2736">
      <w:pPr>
        <w:pStyle w:val="EndNoteBibliography"/>
        <w:ind w:left="720" w:hanging="720"/>
        <w:rPr>
          <w:noProof/>
        </w:rPr>
      </w:pPr>
      <w:r w:rsidRPr="00AE2736">
        <w:rPr>
          <w:noProof/>
        </w:rPr>
        <w:t xml:space="preserve">ANDERSON, B. M., THIELE, K. R., KRAUSS, S. L. &amp; BARRETT, M. D. 2017. Genotyping-by-Sequencing in a Species Complex of Australian Hummock Grasses (Triodia): Methodological Insights and Phylogenetic Resolution. </w:t>
      </w:r>
      <w:r w:rsidRPr="00AE2736">
        <w:rPr>
          <w:i/>
          <w:noProof/>
        </w:rPr>
        <w:t>Plos One,</w:t>
      </w:r>
      <w:r w:rsidRPr="00AE2736">
        <w:rPr>
          <w:noProof/>
        </w:rPr>
        <w:t xml:space="preserve"> 12.</w:t>
      </w:r>
    </w:p>
    <w:p w14:paraId="03AB4770" w14:textId="77777777" w:rsidR="00AE2736" w:rsidRPr="00AE2736" w:rsidRDefault="00AE2736" w:rsidP="00AE2736">
      <w:pPr>
        <w:pStyle w:val="EndNoteBibliography"/>
        <w:ind w:left="720" w:hanging="720"/>
        <w:rPr>
          <w:noProof/>
        </w:rPr>
      </w:pPr>
      <w:r w:rsidRPr="00AE2736">
        <w:rPr>
          <w:noProof/>
        </w:rPr>
        <w:t xml:space="preserve">BARKER, M. S., ARRIGO, N., BANIAGA, A. E., LI, Z. &amp; LEVIN, D. A. 2016. On the relative abundance of autopolyploids and allopolyploids. </w:t>
      </w:r>
      <w:r w:rsidRPr="00AE2736">
        <w:rPr>
          <w:i/>
          <w:noProof/>
        </w:rPr>
        <w:t>New Phytologist,</w:t>
      </w:r>
      <w:r w:rsidRPr="00AE2736">
        <w:rPr>
          <w:noProof/>
        </w:rPr>
        <w:t xml:space="preserve"> 210</w:t>
      </w:r>
      <w:r w:rsidRPr="00AE2736">
        <w:rPr>
          <w:b/>
          <w:noProof/>
        </w:rPr>
        <w:t>,</w:t>
      </w:r>
      <w:r w:rsidRPr="00AE2736">
        <w:rPr>
          <w:noProof/>
        </w:rPr>
        <w:t xml:space="preserve"> 391-398.</w:t>
      </w:r>
    </w:p>
    <w:p w14:paraId="449A36FA" w14:textId="77777777" w:rsidR="00AE2736" w:rsidRPr="00AE2736" w:rsidRDefault="00AE2736" w:rsidP="00AE2736">
      <w:pPr>
        <w:pStyle w:val="EndNoteBibliography"/>
        <w:ind w:left="720" w:hanging="720"/>
        <w:rPr>
          <w:noProof/>
        </w:rPr>
      </w:pPr>
      <w:r w:rsidRPr="00AE2736">
        <w:rPr>
          <w:noProof/>
        </w:rPr>
        <w:t xml:space="preserve">BARRINGER, B. C. 2007. Polyploidy and self-fertilization in flowering plants. </w:t>
      </w:r>
      <w:r w:rsidRPr="00AE2736">
        <w:rPr>
          <w:i/>
          <w:noProof/>
        </w:rPr>
        <w:t>American Journal of Botany,</w:t>
      </w:r>
      <w:r w:rsidRPr="00AE2736">
        <w:rPr>
          <w:noProof/>
        </w:rPr>
        <w:t xml:space="preserve"> 94</w:t>
      </w:r>
      <w:r w:rsidRPr="00AE2736">
        <w:rPr>
          <w:b/>
          <w:noProof/>
        </w:rPr>
        <w:t>,</w:t>
      </w:r>
      <w:r w:rsidRPr="00AE2736">
        <w:rPr>
          <w:noProof/>
        </w:rPr>
        <w:t xml:space="preserve"> 1527-1533.</w:t>
      </w:r>
    </w:p>
    <w:p w14:paraId="728F8039" w14:textId="77777777" w:rsidR="00AE2736" w:rsidRPr="00AE2736" w:rsidRDefault="00AE2736" w:rsidP="00AE2736">
      <w:pPr>
        <w:pStyle w:val="EndNoteBibliography"/>
        <w:ind w:left="720" w:hanging="720"/>
        <w:rPr>
          <w:noProof/>
        </w:rPr>
      </w:pPr>
      <w:r w:rsidRPr="00AE2736">
        <w:rPr>
          <w:noProof/>
        </w:rPr>
        <w:t xml:space="preserve">BECHER, H., BROWN, M., POWELL, G., METHERELL, C., RIDDIFORD, N. J. &amp; TWYFORD, A. D. 2020. Maintenance of species differences in closely related tetraploid parasitic Euphrasia (Orobanchaceae) on an isolated island. </w:t>
      </w:r>
      <w:r w:rsidRPr="00AE2736">
        <w:rPr>
          <w:i/>
          <w:noProof/>
        </w:rPr>
        <w:t>biorxiv</w:t>
      </w:r>
      <w:r w:rsidRPr="00AE2736">
        <w:rPr>
          <w:noProof/>
        </w:rPr>
        <w:t>.</w:t>
      </w:r>
    </w:p>
    <w:p w14:paraId="07FDE628" w14:textId="77777777" w:rsidR="00AE2736" w:rsidRPr="00AE2736" w:rsidRDefault="00AE2736" w:rsidP="00AE2736">
      <w:pPr>
        <w:pStyle w:val="EndNoteBibliography"/>
        <w:ind w:left="720" w:hanging="720"/>
        <w:rPr>
          <w:noProof/>
        </w:rPr>
      </w:pPr>
      <w:r w:rsidRPr="00AE2736">
        <w:rPr>
          <w:noProof/>
        </w:rPr>
        <w:t xml:space="preserve">BECKER, H. 1986. BOTANY OF EUROPEAN MISTLETOE (VISCUM-ALBUM L). </w:t>
      </w:r>
      <w:r w:rsidRPr="00AE2736">
        <w:rPr>
          <w:i/>
          <w:noProof/>
        </w:rPr>
        <w:t>Oncology,</w:t>
      </w:r>
      <w:r w:rsidRPr="00AE2736">
        <w:rPr>
          <w:noProof/>
        </w:rPr>
        <w:t xml:space="preserve"> 43</w:t>
      </w:r>
      <w:r w:rsidRPr="00AE2736">
        <w:rPr>
          <w:b/>
          <w:noProof/>
        </w:rPr>
        <w:t>,</w:t>
      </w:r>
      <w:r w:rsidRPr="00AE2736">
        <w:rPr>
          <w:noProof/>
        </w:rPr>
        <w:t xml:space="preserve"> 2-7.</w:t>
      </w:r>
    </w:p>
    <w:p w14:paraId="77E1CBFB" w14:textId="77777777" w:rsidR="00AE2736" w:rsidRPr="00AE2736" w:rsidRDefault="00AE2736" w:rsidP="00AE2736">
      <w:pPr>
        <w:pStyle w:val="EndNoteBibliography"/>
        <w:ind w:left="720" w:hanging="720"/>
        <w:rPr>
          <w:noProof/>
        </w:rPr>
      </w:pPr>
      <w:r w:rsidRPr="00AE2736">
        <w:rPr>
          <w:noProof/>
        </w:rPr>
        <w:t xml:space="preserve">BELTON, G. S., VAN REINE, W. F. P., HUISMAN, J. M., DRAISMA, S. G. A. &amp; GURGEL, C. F. D. 2014. RESOLVING PHENOTYPIC PLASTICITY AND SPECIES DESIGNATION IN THE MORPHOLOGICALLY CHALLENGING CAULERPA RACEMOSA-PELTATA COMPLEX (CAULERPACEAE, CHLOROPHYTA). </w:t>
      </w:r>
      <w:r w:rsidRPr="00AE2736">
        <w:rPr>
          <w:i/>
          <w:noProof/>
        </w:rPr>
        <w:t>Journal of Phycology,</w:t>
      </w:r>
      <w:r w:rsidRPr="00AE2736">
        <w:rPr>
          <w:noProof/>
        </w:rPr>
        <w:t xml:space="preserve"> 50</w:t>
      </w:r>
      <w:r w:rsidRPr="00AE2736">
        <w:rPr>
          <w:b/>
          <w:noProof/>
        </w:rPr>
        <w:t>,</w:t>
      </w:r>
      <w:r w:rsidRPr="00AE2736">
        <w:rPr>
          <w:noProof/>
        </w:rPr>
        <w:t xml:space="preserve"> 32-54.</w:t>
      </w:r>
    </w:p>
    <w:p w14:paraId="01BD122A" w14:textId="77777777" w:rsidR="00AE2736" w:rsidRPr="00AE2736" w:rsidRDefault="00AE2736" w:rsidP="00AE2736">
      <w:pPr>
        <w:pStyle w:val="EndNoteBibliography"/>
        <w:ind w:left="720" w:hanging="720"/>
        <w:rPr>
          <w:noProof/>
        </w:rPr>
      </w:pPr>
      <w:r w:rsidRPr="00AE2736">
        <w:rPr>
          <w:noProof/>
        </w:rPr>
        <w:t xml:space="preserve">BOLKER, B. M., BROOKS, M. E., CLARK, C. J., GEANGE, S. W., POULSEN, J. R., STEVENS, M. H. H. &amp; WHITE, J. S. S. 2009. Generalized linear mixed models: a practical guide for ecology and evolution. </w:t>
      </w:r>
      <w:r w:rsidRPr="00AE2736">
        <w:rPr>
          <w:i/>
          <w:noProof/>
        </w:rPr>
        <w:t>Trends in Ecology &amp; Evolution,</w:t>
      </w:r>
      <w:r w:rsidRPr="00AE2736">
        <w:rPr>
          <w:noProof/>
        </w:rPr>
        <w:t xml:space="preserve"> 24</w:t>
      </w:r>
      <w:r w:rsidRPr="00AE2736">
        <w:rPr>
          <w:b/>
          <w:noProof/>
        </w:rPr>
        <w:t>,</w:t>
      </w:r>
      <w:r w:rsidRPr="00AE2736">
        <w:rPr>
          <w:noProof/>
        </w:rPr>
        <w:t xml:space="preserve"> 127-135.</w:t>
      </w:r>
    </w:p>
    <w:p w14:paraId="2C5DCDE2" w14:textId="77777777" w:rsidR="00AE2736" w:rsidRPr="00AE2736" w:rsidRDefault="00AE2736" w:rsidP="00AE2736">
      <w:pPr>
        <w:pStyle w:val="EndNoteBibliography"/>
        <w:ind w:left="720" w:hanging="720"/>
        <w:rPr>
          <w:noProof/>
        </w:rPr>
      </w:pPr>
      <w:r w:rsidRPr="00AE2736">
        <w:rPr>
          <w:noProof/>
        </w:rPr>
        <w:t xml:space="preserve">BRETAGNOLLE, F. &amp; THOMPSON, J. D. 1995. TANSLEY REVIEW NO-78 - GAMETES WITH THE SOMATIC CHROMOSOME-NUMBER - MECHANISMS OF THEIR FORMATION AND ROLE IN THE EVOLUTION OF AUTOPOLYPLOID PLANTS. </w:t>
      </w:r>
      <w:r w:rsidRPr="00AE2736">
        <w:rPr>
          <w:i/>
          <w:noProof/>
        </w:rPr>
        <w:t>New Phytologist,</w:t>
      </w:r>
      <w:r w:rsidRPr="00AE2736">
        <w:rPr>
          <w:noProof/>
        </w:rPr>
        <w:t xml:space="preserve"> 129</w:t>
      </w:r>
      <w:r w:rsidRPr="00AE2736">
        <w:rPr>
          <w:b/>
          <w:noProof/>
        </w:rPr>
        <w:t>,</w:t>
      </w:r>
      <w:r w:rsidRPr="00AE2736">
        <w:rPr>
          <w:noProof/>
        </w:rPr>
        <w:t xml:space="preserve"> 1-22.</w:t>
      </w:r>
    </w:p>
    <w:p w14:paraId="3A5A2150" w14:textId="77777777" w:rsidR="00AE2736" w:rsidRPr="00AE2736" w:rsidRDefault="00AE2736" w:rsidP="00AE2736">
      <w:pPr>
        <w:pStyle w:val="EndNoteBibliography"/>
        <w:ind w:left="720" w:hanging="720"/>
        <w:rPr>
          <w:noProof/>
        </w:rPr>
      </w:pPr>
      <w:r w:rsidRPr="00AE2736">
        <w:rPr>
          <w:noProof/>
        </w:rPr>
        <w:t xml:space="preserve">BROCHMANN, C. 1984. HYBRIDIZATION AND DISTRIBUTION OF ARGYRANTHEMUM-CORONOPIFOLIUM (ASTERACEAE, ANTHEMIDEAE) IN THE CANARY ISLANDS. </w:t>
      </w:r>
      <w:r w:rsidRPr="00AE2736">
        <w:rPr>
          <w:i/>
          <w:noProof/>
        </w:rPr>
        <w:t>Nordic Journal of Botany,</w:t>
      </w:r>
      <w:r w:rsidRPr="00AE2736">
        <w:rPr>
          <w:noProof/>
        </w:rPr>
        <w:t xml:space="preserve"> 4</w:t>
      </w:r>
      <w:r w:rsidRPr="00AE2736">
        <w:rPr>
          <w:b/>
          <w:noProof/>
        </w:rPr>
        <w:t>,</w:t>
      </w:r>
      <w:r w:rsidRPr="00AE2736">
        <w:rPr>
          <w:noProof/>
        </w:rPr>
        <w:t xml:space="preserve"> 729-736.</w:t>
      </w:r>
    </w:p>
    <w:p w14:paraId="19D2BC5B" w14:textId="77777777" w:rsidR="00AE2736" w:rsidRPr="00AE2736" w:rsidRDefault="00AE2736" w:rsidP="00AE2736">
      <w:pPr>
        <w:pStyle w:val="EndNoteBibliography"/>
        <w:ind w:left="720" w:hanging="720"/>
        <w:rPr>
          <w:noProof/>
        </w:rPr>
      </w:pPr>
      <w:r w:rsidRPr="00AE2736">
        <w:rPr>
          <w:noProof/>
        </w:rPr>
        <w:t xml:space="preserve">BROCHMANN, C., BRYSTING, A. K., ALSOS, I. G., BORGEN, L., GRUNDT, H. H., SCHEEN, A. C. &amp; ELVEN, R. 2004. Polyploidy in arctic plants. </w:t>
      </w:r>
      <w:r w:rsidRPr="00AE2736">
        <w:rPr>
          <w:i/>
          <w:noProof/>
        </w:rPr>
        <w:t>Biological Journal of the Linnean Society,</w:t>
      </w:r>
      <w:r w:rsidRPr="00AE2736">
        <w:rPr>
          <w:noProof/>
        </w:rPr>
        <w:t xml:space="preserve"> 82</w:t>
      </w:r>
      <w:r w:rsidRPr="00AE2736">
        <w:rPr>
          <w:b/>
          <w:noProof/>
        </w:rPr>
        <w:t>,</w:t>
      </w:r>
      <w:r w:rsidRPr="00AE2736">
        <w:rPr>
          <w:noProof/>
        </w:rPr>
        <w:t xml:space="preserve"> 521-536.</w:t>
      </w:r>
    </w:p>
    <w:p w14:paraId="4AA9978A" w14:textId="77777777" w:rsidR="00AE2736" w:rsidRPr="00AE2736" w:rsidRDefault="00AE2736" w:rsidP="00AE2736">
      <w:pPr>
        <w:pStyle w:val="EndNoteBibliography"/>
        <w:ind w:left="720" w:hanging="720"/>
        <w:rPr>
          <w:noProof/>
        </w:rPr>
      </w:pPr>
      <w:r w:rsidRPr="00AE2736">
        <w:rPr>
          <w:noProof/>
        </w:rPr>
        <w:t xml:space="preserve">BROCHMANN, C., SOLTIS, P. S. &amp; SOLTIS, D. E. 1992. RECURRENT FORMATION AND POLYPHYLY OF NORDIC POLYPLOIDS IN DRABA (BRASSICACEAE). </w:t>
      </w:r>
      <w:r w:rsidRPr="00AE2736">
        <w:rPr>
          <w:i/>
          <w:noProof/>
        </w:rPr>
        <w:t>American Journal of Botany,</w:t>
      </w:r>
      <w:r w:rsidRPr="00AE2736">
        <w:rPr>
          <w:noProof/>
        </w:rPr>
        <w:t xml:space="preserve"> 79</w:t>
      </w:r>
      <w:r w:rsidRPr="00AE2736">
        <w:rPr>
          <w:b/>
          <w:noProof/>
        </w:rPr>
        <w:t>,</w:t>
      </w:r>
      <w:r w:rsidRPr="00AE2736">
        <w:rPr>
          <w:noProof/>
        </w:rPr>
        <w:t xml:space="preserve"> 673-688.</w:t>
      </w:r>
    </w:p>
    <w:p w14:paraId="37B704B3" w14:textId="3073B775" w:rsidR="00AE2736" w:rsidRPr="00AE2736" w:rsidRDefault="00AE2736" w:rsidP="00AE2736">
      <w:pPr>
        <w:pStyle w:val="EndNoteBibliography"/>
        <w:ind w:left="720" w:hanging="720"/>
        <w:rPr>
          <w:noProof/>
        </w:rPr>
      </w:pPr>
      <w:r w:rsidRPr="00AE2736">
        <w:rPr>
          <w:noProof/>
        </w:rPr>
        <w:lastRenderedPageBreak/>
        <w:t xml:space="preserve">BSBI. 2019. </w:t>
      </w:r>
      <w:r w:rsidRPr="00AE2736">
        <w:rPr>
          <w:i/>
          <w:noProof/>
        </w:rPr>
        <w:t xml:space="preserve">BSBI Cytology database </w:t>
      </w:r>
      <w:r w:rsidRPr="00AE2736">
        <w:rPr>
          <w:noProof/>
        </w:rPr>
        <w:t xml:space="preserve">[Online]. </w:t>
      </w:r>
      <w:hyperlink r:id="rId16" w:history="1">
        <w:r w:rsidRPr="00AE2736">
          <w:rPr>
            <w:rStyle w:val="Hyperlink"/>
            <w:noProof/>
          </w:rPr>
          <w:t>http://rbg-web2.rbge.org.uk/BSBI/cytsearch.php</w:t>
        </w:r>
      </w:hyperlink>
      <w:r w:rsidRPr="00AE2736">
        <w:rPr>
          <w:noProof/>
        </w:rPr>
        <w:t>.  [Accessed 2019].</w:t>
      </w:r>
    </w:p>
    <w:p w14:paraId="377DA097" w14:textId="77777777" w:rsidR="00AE2736" w:rsidRPr="00AE2736" w:rsidRDefault="00AE2736" w:rsidP="00AE2736">
      <w:pPr>
        <w:pStyle w:val="EndNoteBibliography"/>
        <w:ind w:left="720" w:hanging="720"/>
        <w:rPr>
          <w:noProof/>
        </w:rPr>
      </w:pPr>
      <w:r w:rsidRPr="00AE2736">
        <w:rPr>
          <w:noProof/>
        </w:rPr>
        <w:t xml:space="preserve">CAMERON, D. D., COATS, A. M. &amp; SEEL, W. E. 2007. Differential resistance among host and non-host species underlies the variable success of the hemi-parasitic plant Rhinanthus minor (vol 98, pg 1289, 2006). </w:t>
      </w:r>
      <w:r w:rsidRPr="00AE2736">
        <w:rPr>
          <w:i/>
          <w:noProof/>
        </w:rPr>
        <w:t>Annals of Botany,</w:t>
      </w:r>
      <w:r w:rsidRPr="00AE2736">
        <w:rPr>
          <w:noProof/>
        </w:rPr>
        <w:t xml:space="preserve"> 99</w:t>
      </w:r>
      <w:r w:rsidRPr="00AE2736">
        <w:rPr>
          <w:b/>
          <w:noProof/>
        </w:rPr>
        <w:t>,</w:t>
      </w:r>
      <w:r w:rsidRPr="00AE2736">
        <w:rPr>
          <w:noProof/>
        </w:rPr>
        <w:t xml:space="preserve"> 563-563.</w:t>
      </w:r>
    </w:p>
    <w:p w14:paraId="6A3A43BC" w14:textId="77777777" w:rsidR="00AE2736" w:rsidRPr="00AE2736" w:rsidRDefault="00AE2736" w:rsidP="00AE2736">
      <w:pPr>
        <w:pStyle w:val="EndNoteBibliography"/>
        <w:ind w:left="720" w:hanging="720"/>
        <w:rPr>
          <w:noProof/>
        </w:rPr>
      </w:pPr>
      <w:r w:rsidRPr="00AE2736">
        <w:rPr>
          <w:noProof/>
        </w:rPr>
        <w:t xml:space="preserve">CAMPBELL, C. S. &amp; WRIGHT, W. A. 1996. Apomixis, hybridization, and taxonomic complexity in eastern North American Amelanchier (Rosaceae). </w:t>
      </w:r>
      <w:r w:rsidRPr="00AE2736">
        <w:rPr>
          <w:i/>
          <w:noProof/>
        </w:rPr>
        <w:t>Folia Geobotanica &amp; Phytotaxonomica,</w:t>
      </w:r>
      <w:r w:rsidRPr="00AE2736">
        <w:rPr>
          <w:noProof/>
        </w:rPr>
        <w:t xml:space="preserve"> 31</w:t>
      </w:r>
      <w:r w:rsidRPr="00AE2736">
        <w:rPr>
          <w:b/>
          <w:noProof/>
        </w:rPr>
        <w:t>,</w:t>
      </w:r>
      <w:r w:rsidRPr="00AE2736">
        <w:rPr>
          <w:noProof/>
        </w:rPr>
        <w:t xml:space="preserve"> 345-354.</w:t>
      </w:r>
    </w:p>
    <w:p w14:paraId="6C7806AB" w14:textId="77777777" w:rsidR="00AE2736" w:rsidRPr="00AE2736" w:rsidRDefault="00AE2736" w:rsidP="00AE2736">
      <w:pPr>
        <w:pStyle w:val="EndNoteBibliography"/>
        <w:ind w:left="720" w:hanging="720"/>
        <w:rPr>
          <w:noProof/>
        </w:rPr>
      </w:pPr>
      <w:r w:rsidRPr="00AE2736">
        <w:rPr>
          <w:noProof/>
        </w:rPr>
        <w:t xml:space="preserve">CARTER, K. A., LISTON, A., BASSIL, N. V., ALICE, L. A., BUSHAKRA, J. M., SUTHERLAND, B. L., MOCKLER, T. C., BRYANT, D. W. &amp; HUMMER, K. E. 2019. Target Capture Sequencing Unravels Rubus Evolution. </w:t>
      </w:r>
      <w:r w:rsidRPr="00AE2736">
        <w:rPr>
          <w:i/>
          <w:noProof/>
        </w:rPr>
        <w:t>Frontiers in Plant Science,</w:t>
      </w:r>
      <w:r w:rsidRPr="00AE2736">
        <w:rPr>
          <w:noProof/>
        </w:rPr>
        <w:t xml:space="preserve"> 10.</w:t>
      </w:r>
    </w:p>
    <w:p w14:paraId="59D1C34D" w14:textId="77777777" w:rsidR="00AE2736" w:rsidRPr="00AE2736" w:rsidRDefault="00AE2736" w:rsidP="00AE2736">
      <w:pPr>
        <w:pStyle w:val="EndNoteBibliography"/>
        <w:ind w:left="720" w:hanging="720"/>
        <w:rPr>
          <w:noProof/>
        </w:rPr>
      </w:pPr>
      <w:r w:rsidRPr="00AE2736">
        <w:rPr>
          <w:noProof/>
        </w:rPr>
        <w:t xml:space="preserve">CHAPMAN, M. A. &amp; ABBOTT, R. J. 2010. Introgression of fitness genes across a ploidy barrier. </w:t>
      </w:r>
      <w:r w:rsidRPr="00AE2736">
        <w:rPr>
          <w:i/>
          <w:noProof/>
        </w:rPr>
        <w:t>New Phytologist,</w:t>
      </w:r>
      <w:r w:rsidRPr="00AE2736">
        <w:rPr>
          <w:noProof/>
        </w:rPr>
        <w:t xml:space="preserve"> 186</w:t>
      </w:r>
      <w:r w:rsidRPr="00AE2736">
        <w:rPr>
          <w:b/>
          <w:noProof/>
        </w:rPr>
        <w:t>,</w:t>
      </w:r>
      <w:r w:rsidRPr="00AE2736">
        <w:rPr>
          <w:noProof/>
        </w:rPr>
        <w:t xml:space="preserve"> 63-71.</w:t>
      </w:r>
    </w:p>
    <w:p w14:paraId="74FAE5D9" w14:textId="77777777" w:rsidR="00AE2736" w:rsidRPr="00AE2736" w:rsidRDefault="00AE2736" w:rsidP="00AE2736">
      <w:pPr>
        <w:pStyle w:val="EndNoteBibliography"/>
        <w:ind w:left="720" w:hanging="720"/>
        <w:rPr>
          <w:noProof/>
        </w:rPr>
      </w:pPr>
      <w:r w:rsidRPr="00AE2736">
        <w:rPr>
          <w:noProof/>
        </w:rPr>
        <w:t xml:space="preserve">CLARK, J. W. &amp; DONOGHUE, P. C. J. 2018. Whole-Genome Duplication and Plant Macroevolution. </w:t>
      </w:r>
      <w:r w:rsidRPr="00AE2736">
        <w:rPr>
          <w:i/>
          <w:noProof/>
        </w:rPr>
        <w:t>Trends in Plant Science,</w:t>
      </w:r>
      <w:r w:rsidRPr="00AE2736">
        <w:rPr>
          <w:noProof/>
        </w:rPr>
        <w:t xml:space="preserve"> 23</w:t>
      </w:r>
      <w:r w:rsidRPr="00AE2736">
        <w:rPr>
          <w:b/>
          <w:noProof/>
        </w:rPr>
        <w:t>,</w:t>
      </w:r>
      <w:r w:rsidRPr="00AE2736">
        <w:rPr>
          <w:noProof/>
        </w:rPr>
        <w:t xml:space="preserve"> 933-945.</w:t>
      </w:r>
    </w:p>
    <w:p w14:paraId="76DC1875" w14:textId="77777777" w:rsidR="00AE2736" w:rsidRPr="00AE2736" w:rsidRDefault="00AE2736" w:rsidP="00AE2736">
      <w:pPr>
        <w:pStyle w:val="EndNoteBibliography"/>
        <w:ind w:left="720" w:hanging="720"/>
        <w:rPr>
          <w:noProof/>
        </w:rPr>
      </w:pPr>
      <w:r w:rsidRPr="00AE2736">
        <w:rPr>
          <w:noProof/>
        </w:rPr>
        <w:t xml:space="preserve">CLARK, N. F., MCCOMB, J. A. &amp; TAYLOR-ROBINSON, A. W. 2020. Host species of mistletoes (Loranthaceae and Viscaceae) in Australia. </w:t>
      </w:r>
      <w:r w:rsidRPr="00AE2736">
        <w:rPr>
          <w:i/>
          <w:noProof/>
        </w:rPr>
        <w:t>Australian Journal of Botany,</w:t>
      </w:r>
      <w:r w:rsidRPr="00AE2736">
        <w:rPr>
          <w:noProof/>
        </w:rPr>
        <w:t xml:space="preserve"> 68</w:t>
      </w:r>
      <w:r w:rsidRPr="00AE2736">
        <w:rPr>
          <w:b/>
          <w:noProof/>
        </w:rPr>
        <w:t>,</w:t>
      </w:r>
      <w:r w:rsidRPr="00AE2736">
        <w:rPr>
          <w:noProof/>
        </w:rPr>
        <w:t xml:space="preserve"> 1-13.</w:t>
      </w:r>
    </w:p>
    <w:p w14:paraId="33FC4843" w14:textId="77777777" w:rsidR="00AE2736" w:rsidRPr="00AE2736" w:rsidRDefault="00AE2736" w:rsidP="00AE2736">
      <w:pPr>
        <w:pStyle w:val="EndNoteBibliography"/>
        <w:ind w:left="720" w:hanging="720"/>
        <w:rPr>
          <w:noProof/>
        </w:rPr>
      </w:pPr>
      <w:r w:rsidRPr="00AE2736">
        <w:rPr>
          <w:noProof/>
        </w:rPr>
        <w:t xml:space="preserve">CLELAND, R. E. 1944. The problem of species in Oenothera. </w:t>
      </w:r>
      <w:r w:rsidRPr="00AE2736">
        <w:rPr>
          <w:i/>
          <w:noProof/>
        </w:rPr>
        <w:t>American Naturalist,</w:t>
      </w:r>
      <w:r w:rsidRPr="00AE2736">
        <w:rPr>
          <w:noProof/>
        </w:rPr>
        <w:t xml:space="preserve"> 78</w:t>
      </w:r>
      <w:r w:rsidRPr="00AE2736">
        <w:rPr>
          <w:b/>
          <w:noProof/>
        </w:rPr>
        <w:t>,</w:t>
      </w:r>
      <w:r w:rsidRPr="00AE2736">
        <w:rPr>
          <w:noProof/>
        </w:rPr>
        <w:t xml:space="preserve"> 5-28.</w:t>
      </w:r>
    </w:p>
    <w:p w14:paraId="22EC0D36" w14:textId="77777777" w:rsidR="00AE2736" w:rsidRPr="00AE2736" w:rsidRDefault="00AE2736" w:rsidP="00AE2736">
      <w:pPr>
        <w:pStyle w:val="EndNoteBibliography"/>
        <w:ind w:left="720" w:hanging="720"/>
        <w:rPr>
          <w:noProof/>
        </w:rPr>
      </w:pPr>
      <w:r w:rsidRPr="00AE2736">
        <w:rPr>
          <w:noProof/>
        </w:rPr>
        <w:t xml:space="preserve">CLELAND, R. E. 1972. </w:t>
      </w:r>
      <w:r w:rsidRPr="00AE2736">
        <w:rPr>
          <w:i/>
          <w:noProof/>
        </w:rPr>
        <w:t xml:space="preserve">Oenothera : cytogenetics and evolution, </w:t>
      </w:r>
      <w:r w:rsidRPr="00AE2736">
        <w:rPr>
          <w:noProof/>
        </w:rPr>
        <w:t>London, Academic Press.</w:t>
      </w:r>
    </w:p>
    <w:p w14:paraId="1BB03CCC" w14:textId="77777777" w:rsidR="00AE2736" w:rsidRPr="00AE2736" w:rsidRDefault="00AE2736" w:rsidP="00AE2736">
      <w:pPr>
        <w:pStyle w:val="EndNoteBibliography"/>
        <w:ind w:left="720" w:hanging="720"/>
        <w:rPr>
          <w:noProof/>
        </w:rPr>
      </w:pPr>
      <w:r w:rsidRPr="00AE2736">
        <w:rPr>
          <w:noProof/>
        </w:rPr>
        <w:t xml:space="preserve">COYNE, J. A. &amp; ORR, H. A. 2004. </w:t>
      </w:r>
      <w:r w:rsidRPr="00AE2736">
        <w:rPr>
          <w:i/>
          <w:noProof/>
        </w:rPr>
        <w:t xml:space="preserve">Speciation, </w:t>
      </w:r>
      <w:r w:rsidRPr="00AE2736">
        <w:rPr>
          <w:noProof/>
        </w:rPr>
        <w:t>Sunderland, Mass. ; [Great Britain], Sinauer Associates.</w:t>
      </w:r>
    </w:p>
    <w:p w14:paraId="04C72D87" w14:textId="77777777" w:rsidR="00AE2736" w:rsidRPr="00AE2736" w:rsidRDefault="00AE2736" w:rsidP="00AE2736">
      <w:pPr>
        <w:pStyle w:val="EndNoteBibliography"/>
        <w:ind w:left="720" w:hanging="720"/>
        <w:rPr>
          <w:noProof/>
        </w:rPr>
      </w:pPr>
      <w:r w:rsidRPr="00AE2736">
        <w:rPr>
          <w:noProof/>
        </w:rPr>
        <w:t xml:space="preserve">CZAPIK, R. 1996. Problems of apomictic reproduction in the families Compositae and Rosaceae. </w:t>
      </w:r>
      <w:r w:rsidRPr="00AE2736">
        <w:rPr>
          <w:i/>
          <w:noProof/>
        </w:rPr>
        <w:t>Folia Geobotanica &amp; Phytotaxonomica,</w:t>
      </w:r>
      <w:r w:rsidRPr="00AE2736">
        <w:rPr>
          <w:noProof/>
        </w:rPr>
        <w:t xml:space="preserve"> 31</w:t>
      </w:r>
      <w:r w:rsidRPr="00AE2736">
        <w:rPr>
          <w:b/>
          <w:noProof/>
        </w:rPr>
        <w:t>,</w:t>
      </w:r>
      <w:r w:rsidRPr="00AE2736">
        <w:rPr>
          <w:noProof/>
        </w:rPr>
        <w:t xml:space="preserve"> 381-387.</w:t>
      </w:r>
    </w:p>
    <w:p w14:paraId="702ABB5E" w14:textId="77777777" w:rsidR="00AE2736" w:rsidRPr="00AE2736" w:rsidRDefault="00AE2736" w:rsidP="00AE2736">
      <w:pPr>
        <w:pStyle w:val="EndNoteBibliography"/>
        <w:ind w:left="720" w:hanging="720"/>
        <w:rPr>
          <w:noProof/>
        </w:rPr>
      </w:pPr>
      <w:r w:rsidRPr="00AE2736">
        <w:rPr>
          <w:noProof/>
        </w:rPr>
        <w:t xml:space="preserve">DICKINSON, T. A., LO, E. &amp; TALENT, N. 2007. Polyploidy, reproductive biology, and Rosaceae: understanding evolution and making classifications. </w:t>
      </w:r>
      <w:r w:rsidRPr="00AE2736">
        <w:rPr>
          <w:i/>
          <w:noProof/>
        </w:rPr>
        <w:t>Plant Systematics and Evolution,</w:t>
      </w:r>
      <w:r w:rsidRPr="00AE2736">
        <w:rPr>
          <w:noProof/>
        </w:rPr>
        <w:t xml:space="preserve"> 266</w:t>
      </w:r>
      <w:r w:rsidRPr="00AE2736">
        <w:rPr>
          <w:b/>
          <w:noProof/>
        </w:rPr>
        <w:t>,</w:t>
      </w:r>
      <w:r w:rsidRPr="00AE2736">
        <w:rPr>
          <w:noProof/>
        </w:rPr>
        <w:t xml:space="preserve"> 59-78.</w:t>
      </w:r>
    </w:p>
    <w:p w14:paraId="1BEEB3CB" w14:textId="77777777" w:rsidR="00AE2736" w:rsidRPr="00AE2736" w:rsidRDefault="00AE2736" w:rsidP="00AE2736">
      <w:pPr>
        <w:pStyle w:val="EndNoteBibliography"/>
        <w:ind w:left="720" w:hanging="720"/>
        <w:rPr>
          <w:noProof/>
        </w:rPr>
      </w:pPr>
      <w:r w:rsidRPr="00AE2736">
        <w:rPr>
          <w:noProof/>
        </w:rPr>
        <w:t xml:space="preserve">DUPUIS, J. R., BRUNET, B. M. T., BIRD, H. M., LUMLEY, L. M., FAGUA, G., BOYLE, B., LEVESQUE, R., CUSSON, M., POWELL, J. A. &amp; SPERLING, F. A. H. 2017. Genome-wide SNPs resolve phylogenetic relationships in the North American spruce budworm (Choristoneura fumiferana) species complex. </w:t>
      </w:r>
      <w:r w:rsidRPr="00AE2736">
        <w:rPr>
          <w:i/>
          <w:noProof/>
        </w:rPr>
        <w:t>Molecular Phylogenetics and Evolution,</w:t>
      </w:r>
      <w:r w:rsidRPr="00AE2736">
        <w:rPr>
          <w:noProof/>
        </w:rPr>
        <w:t xml:space="preserve"> 111</w:t>
      </w:r>
      <w:r w:rsidRPr="00AE2736">
        <w:rPr>
          <w:b/>
          <w:noProof/>
        </w:rPr>
        <w:t>,</w:t>
      </w:r>
      <w:r w:rsidRPr="00AE2736">
        <w:rPr>
          <w:noProof/>
        </w:rPr>
        <w:t xml:space="preserve"> 158-168.</w:t>
      </w:r>
    </w:p>
    <w:p w14:paraId="30BA2DEA" w14:textId="77777777" w:rsidR="00AE2736" w:rsidRPr="00AE2736" w:rsidRDefault="00AE2736" w:rsidP="00AE2736">
      <w:pPr>
        <w:pStyle w:val="EndNoteBibliography"/>
        <w:ind w:left="720" w:hanging="720"/>
        <w:rPr>
          <w:noProof/>
        </w:rPr>
      </w:pPr>
      <w:r w:rsidRPr="00AE2736">
        <w:rPr>
          <w:noProof/>
        </w:rPr>
        <w:t xml:space="preserve">ELLSTRAND, N. C., WHITKUS, R. &amp; RIESEBERG, L. H. 1996. Distribution of spontaneous plant hybrids. </w:t>
      </w:r>
      <w:r w:rsidRPr="00AE2736">
        <w:rPr>
          <w:i/>
          <w:noProof/>
        </w:rPr>
        <w:t>Proceedings of the National Academy of Sciences of the United States of America,</w:t>
      </w:r>
      <w:r w:rsidRPr="00AE2736">
        <w:rPr>
          <w:noProof/>
        </w:rPr>
        <w:t xml:space="preserve"> 93</w:t>
      </w:r>
      <w:r w:rsidRPr="00AE2736">
        <w:rPr>
          <w:b/>
          <w:noProof/>
        </w:rPr>
        <w:t>,</w:t>
      </w:r>
      <w:r w:rsidRPr="00AE2736">
        <w:rPr>
          <w:noProof/>
        </w:rPr>
        <w:t xml:space="preserve"> 5090-5093.</w:t>
      </w:r>
    </w:p>
    <w:p w14:paraId="42D8D0AE" w14:textId="77777777" w:rsidR="00AE2736" w:rsidRPr="00AE2736" w:rsidRDefault="00AE2736" w:rsidP="00AE2736">
      <w:pPr>
        <w:pStyle w:val="EndNoteBibliography"/>
        <w:ind w:left="720" w:hanging="720"/>
        <w:rPr>
          <w:noProof/>
        </w:rPr>
      </w:pPr>
      <w:r w:rsidRPr="00AE2736">
        <w:rPr>
          <w:noProof/>
        </w:rPr>
        <w:t xml:space="preserve">ENNOS, R. A., FRENCH, G. C. &amp; HOLLINGSWORTH, P. M. 2005. Conserving taxonomic complexity. </w:t>
      </w:r>
      <w:r w:rsidRPr="00AE2736">
        <w:rPr>
          <w:i/>
          <w:noProof/>
        </w:rPr>
        <w:t>Trends in Ecology &amp; Evolution,</w:t>
      </w:r>
      <w:r w:rsidRPr="00AE2736">
        <w:rPr>
          <w:noProof/>
        </w:rPr>
        <w:t xml:space="preserve"> 20</w:t>
      </w:r>
      <w:r w:rsidRPr="00AE2736">
        <w:rPr>
          <w:b/>
          <w:noProof/>
        </w:rPr>
        <w:t>,</w:t>
      </w:r>
      <w:r w:rsidRPr="00AE2736">
        <w:rPr>
          <w:noProof/>
        </w:rPr>
        <w:t xml:space="preserve"> 164-168.</w:t>
      </w:r>
    </w:p>
    <w:p w14:paraId="4E042EA9" w14:textId="77777777" w:rsidR="00AE2736" w:rsidRPr="00AE2736" w:rsidRDefault="00AE2736" w:rsidP="00AE2736">
      <w:pPr>
        <w:pStyle w:val="EndNoteBibliography"/>
        <w:ind w:left="720" w:hanging="720"/>
        <w:rPr>
          <w:noProof/>
        </w:rPr>
      </w:pPr>
      <w:r w:rsidRPr="00AE2736">
        <w:rPr>
          <w:noProof/>
        </w:rPr>
        <w:t xml:space="preserve">ENNOS, R. A., WHITLOCK, R., FAY, M. F., JONES, B., NEAVES, L. E., PAYNE, R., TAYLOR, I., DE VERE, N. &amp; HOLLINGSWORTH, P. M. 2012. Process-Based Species Action Plans: an approach to conserve contemporary evolutionary processes that sustain diversity in taxonomically complex groups. </w:t>
      </w:r>
      <w:r w:rsidRPr="00AE2736">
        <w:rPr>
          <w:i/>
          <w:noProof/>
        </w:rPr>
        <w:t>Botanical Journal of the Linnean Society,</w:t>
      </w:r>
      <w:r w:rsidRPr="00AE2736">
        <w:rPr>
          <w:noProof/>
        </w:rPr>
        <w:t xml:space="preserve"> 168</w:t>
      </w:r>
      <w:r w:rsidRPr="00AE2736">
        <w:rPr>
          <w:b/>
          <w:noProof/>
        </w:rPr>
        <w:t>,</w:t>
      </w:r>
      <w:r w:rsidRPr="00AE2736">
        <w:rPr>
          <w:noProof/>
        </w:rPr>
        <w:t xml:space="preserve"> 194-203.</w:t>
      </w:r>
    </w:p>
    <w:p w14:paraId="65CC399D" w14:textId="77777777" w:rsidR="00AE2736" w:rsidRPr="00AE2736" w:rsidRDefault="00AE2736" w:rsidP="00AE2736">
      <w:pPr>
        <w:pStyle w:val="EndNoteBibliography"/>
        <w:ind w:left="720" w:hanging="720"/>
        <w:rPr>
          <w:noProof/>
        </w:rPr>
      </w:pPr>
      <w:r w:rsidRPr="00AE2736">
        <w:rPr>
          <w:noProof/>
        </w:rPr>
        <w:t xml:space="preserve">FEDERICI, S., GALIMBERTI, A., BARTOLUCCI, F., BRUNI, I., DE MATTIA, F., CORTIS, P. &amp; LABRA, M. 2013. DNA barcoding to analyse taxonomically complex groups in plants: the case of Thymus (Lamiaceae). </w:t>
      </w:r>
      <w:r w:rsidRPr="00AE2736">
        <w:rPr>
          <w:i/>
          <w:noProof/>
        </w:rPr>
        <w:t>Botanical Journal of the Linnean Society,</w:t>
      </w:r>
      <w:r w:rsidRPr="00AE2736">
        <w:rPr>
          <w:noProof/>
        </w:rPr>
        <w:t xml:space="preserve"> 171</w:t>
      </w:r>
      <w:r w:rsidRPr="00AE2736">
        <w:rPr>
          <w:b/>
          <w:noProof/>
        </w:rPr>
        <w:t>,</w:t>
      </w:r>
      <w:r w:rsidRPr="00AE2736">
        <w:rPr>
          <w:noProof/>
        </w:rPr>
        <w:t xml:space="preserve"> 687-699.</w:t>
      </w:r>
    </w:p>
    <w:p w14:paraId="0A2905D9" w14:textId="77777777" w:rsidR="00AE2736" w:rsidRPr="00AE2736" w:rsidRDefault="00AE2736" w:rsidP="00AE2736">
      <w:pPr>
        <w:pStyle w:val="EndNoteBibliography"/>
        <w:ind w:left="720" w:hanging="720"/>
        <w:rPr>
          <w:noProof/>
        </w:rPr>
      </w:pPr>
      <w:r w:rsidRPr="00AE2736">
        <w:rPr>
          <w:noProof/>
        </w:rPr>
        <w:t xml:space="preserve">FERNANDES, G. W., DE MATTOS, E. A., FRANCO, A. C., LUTTGE, U. &amp; ZIEGLER, H. 1998. Influence of the parasite Pilostyles ingae (Rafflesiaceae) on some physiological </w:t>
      </w:r>
      <w:r w:rsidRPr="00AE2736">
        <w:rPr>
          <w:noProof/>
        </w:rPr>
        <w:lastRenderedPageBreak/>
        <w:t xml:space="preserve">parameters of the host plant, Mimosa naguirei (Mimosaceae). </w:t>
      </w:r>
      <w:r w:rsidRPr="00AE2736">
        <w:rPr>
          <w:i/>
          <w:noProof/>
        </w:rPr>
        <w:t>Botanica Acta,</w:t>
      </w:r>
      <w:r w:rsidRPr="00AE2736">
        <w:rPr>
          <w:noProof/>
        </w:rPr>
        <w:t xml:space="preserve"> 111</w:t>
      </w:r>
      <w:r w:rsidRPr="00AE2736">
        <w:rPr>
          <w:b/>
          <w:noProof/>
        </w:rPr>
        <w:t>,</w:t>
      </w:r>
      <w:r w:rsidRPr="00AE2736">
        <w:rPr>
          <w:noProof/>
        </w:rPr>
        <w:t xml:space="preserve"> 51-54.</w:t>
      </w:r>
    </w:p>
    <w:p w14:paraId="31AD0B7D" w14:textId="77777777" w:rsidR="00AE2736" w:rsidRPr="00AE2736" w:rsidRDefault="00AE2736" w:rsidP="00AE2736">
      <w:pPr>
        <w:pStyle w:val="EndNoteBibliography"/>
        <w:ind w:left="720" w:hanging="720"/>
        <w:rPr>
          <w:noProof/>
        </w:rPr>
      </w:pPr>
      <w:r w:rsidRPr="00AE2736">
        <w:rPr>
          <w:noProof/>
        </w:rPr>
        <w:t xml:space="preserve">FITTER, A. H. &amp; PEAT, H. J. 1994. THE ECOLOGICAL FLORA DATABASE. </w:t>
      </w:r>
      <w:r w:rsidRPr="00AE2736">
        <w:rPr>
          <w:i/>
          <w:noProof/>
        </w:rPr>
        <w:t>Journal of Ecology,</w:t>
      </w:r>
      <w:r w:rsidRPr="00AE2736">
        <w:rPr>
          <w:noProof/>
        </w:rPr>
        <w:t xml:space="preserve"> 82</w:t>
      </w:r>
      <w:r w:rsidRPr="00AE2736">
        <w:rPr>
          <w:b/>
          <w:noProof/>
        </w:rPr>
        <w:t>,</w:t>
      </w:r>
      <w:r w:rsidRPr="00AE2736">
        <w:rPr>
          <w:noProof/>
        </w:rPr>
        <w:t xml:space="preserve"> 415-425.</w:t>
      </w:r>
    </w:p>
    <w:p w14:paraId="51891BDF" w14:textId="77777777" w:rsidR="00AE2736" w:rsidRPr="00AE2736" w:rsidRDefault="00AE2736" w:rsidP="00AE2736">
      <w:pPr>
        <w:pStyle w:val="EndNoteBibliography"/>
        <w:ind w:left="720" w:hanging="720"/>
        <w:rPr>
          <w:noProof/>
        </w:rPr>
      </w:pPr>
      <w:r w:rsidRPr="00AE2736">
        <w:rPr>
          <w:noProof/>
        </w:rPr>
        <w:t xml:space="preserve">FRENCH, G. C., ENNOS, R. A., SILVERSIDE, A. J. &amp; HOLLINGSWORTH, P. M. 2005. The relationship between flower size, inbreeding coefficient and inferred selfing rate in British Euphrasia species. </w:t>
      </w:r>
      <w:r w:rsidRPr="00AE2736">
        <w:rPr>
          <w:i/>
          <w:noProof/>
        </w:rPr>
        <w:t>Heredity,</w:t>
      </w:r>
      <w:r w:rsidRPr="00AE2736">
        <w:rPr>
          <w:noProof/>
        </w:rPr>
        <w:t xml:space="preserve"> 94</w:t>
      </w:r>
      <w:r w:rsidRPr="00AE2736">
        <w:rPr>
          <w:b/>
          <w:noProof/>
        </w:rPr>
        <w:t>,</w:t>
      </w:r>
      <w:r w:rsidRPr="00AE2736">
        <w:rPr>
          <w:noProof/>
        </w:rPr>
        <w:t xml:space="preserve"> 44-51.</w:t>
      </w:r>
    </w:p>
    <w:p w14:paraId="66954BBD" w14:textId="77777777" w:rsidR="00AE2736" w:rsidRPr="00AE2736" w:rsidRDefault="00AE2736" w:rsidP="00AE2736">
      <w:pPr>
        <w:pStyle w:val="EndNoteBibliography"/>
        <w:ind w:left="720" w:hanging="720"/>
        <w:rPr>
          <w:noProof/>
        </w:rPr>
      </w:pPr>
      <w:r w:rsidRPr="00AE2736">
        <w:rPr>
          <w:noProof/>
        </w:rPr>
        <w:t xml:space="preserve">FRENCH, G. C., HOLLINGSWORTH, P. M., SILVERSIDE, A. J. &amp; ENNOS, R. A. 2008. Genetics, taxonomy and the conservation of British Euphrasia. </w:t>
      </w:r>
      <w:r w:rsidRPr="00AE2736">
        <w:rPr>
          <w:i/>
          <w:noProof/>
        </w:rPr>
        <w:t>Conservation Genetics,</w:t>
      </w:r>
      <w:r w:rsidRPr="00AE2736">
        <w:rPr>
          <w:noProof/>
        </w:rPr>
        <w:t xml:space="preserve"> 9</w:t>
      </w:r>
      <w:r w:rsidRPr="00AE2736">
        <w:rPr>
          <w:b/>
          <w:noProof/>
        </w:rPr>
        <w:t>,</w:t>
      </w:r>
      <w:r w:rsidRPr="00AE2736">
        <w:rPr>
          <w:noProof/>
        </w:rPr>
        <w:t xml:space="preserve"> 1547-1562.</w:t>
      </w:r>
    </w:p>
    <w:p w14:paraId="621430D9" w14:textId="77777777" w:rsidR="00AE2736" w:rsidRPr="00AE2736" w:rsidRDefault="00AE2736" w:rsidP="00AE2736">
      <w:pPr>
        <w:pStyle w:val="EndNoteBibliography"/>
        <w:ind w:left="720" w:hanging="720"/>
        <w:rPr>
          <w:noProof/>
        </w:rPr>
      </w:pPr>
      <w:r w:rsidRPr="00AE2736">
        <w:rPr>
          <w:noProof/>
        </w:rPr>
        <w:t xml:space="preserve">GARCIA-MELO, J. E., OLIVEIRA, C., SILVA, G. J. D., OCHOA-ORREGO, L. E., PEREIRA, L. H. G. &amp; MALDONADO-OCAMPO, J. A. 2019. Species delimitation of neotropical Characins (Stevardiinae): Implications for taxonomy of complex groups. </w:t>
      </w:r>
      <w:r w:rsidRPr="00AE2736">
        <w:rPr>
          <w:i/>
          <w:noProof/>
        </w:rPr>
        <w:t>Plos One,</w:t>
      </w:r>
      <w:r w:rsidRPr="00AE2736">
        <w:rPr>
          <w:noProof/>
        </w:rPr>
        <w:t xml:space="preserve"> 14.</w:t>
      </w:r>
    </w:p>
    <w:p w14:paraId="705B0898" w14:textId="77777777" w:rsidR="00AE2736" w:rsidRPr="00AE2736" w:rsidRDefault="00AE2736" w:rsidP="00AE2736">
      <w:pPr>
        <w:pStyle w:val="EndNoteBibliography"/>
        <w:ind w:left="720" w:hanging="720"/>
        <w:rPr>
          <w:noProof/>
        </w:rPr>
      </w:pPr>
      <w:r w:rsidRPr="00AE2736">
        <w:rPr>
          <w:noProof/>
        </w:rPr>
        <w:t>GILL, J. J. B., MCALLISTER, H. A. &amp; FEARN, G. M. 1978. Cytotaxonomic studies on the Cochlearia officinalis L.</w:t>
      </w:r>
    </w:p>
    <w:p w14:paraId="39EA6A10" w14:textId="77777777" w:rsidR="00AE2736" w:rsidRPr="00AE2736" w:rsidRDefault="00AE2736" w:rsidP="00AE2736">
      <w:pPr>
        <w:pStyle w:val="EndNoteBibliography"/>
        <w:rPr>
          <w:noProof/>
        </w:rPr>
      </w:pPr>
      <w:r w:rsidRPr="00AE2736">
        <w:rPr>
          <w:noProof/>
        </w:rPr>
        <w:t xml:space="preserve">group from inland stations in Britain. </w:t>
      </w:r>
      <w:r w:rsidRPr="00AE2736">
        <w:rPr>
          <w:i/>
          <w:noProof/>
        </w:rPr>
        <w:t>Watsonia,</w:t>
      </w:r>
      <w:r w:rsidRPr="00AE2736">
        <w:rPr>
          <w:noProof/>
        </w:rPr>
        <w:t xml:space="preserve"> 12</w:t>
      </w:r>
      <w:r w:rsidRPr="00AE2736">
        <w:rPr>
          <w:b/>
          <w:noProof/>
        </w:rPr>
        <w:t>,</w:t>
      </w:r>
      <w:r w:rsidRPr="00AE2736">
        <w:rPr>
          <w:noProof/>
        </w:rPr>
        <w:t xml:space="preserve"> 15-21.</w:t>
      </w:r>
    </w:p>
    <w:p w14:paraId="50C3A793" w14:textId="77777777" w:rsidR="00AE2736" w:rsidRPr="00AE2736" w:rsidRDefault="00AE2736" w:rsidP="00AE2736">
      <w:pPr>
        <w:pStyle w:val="EndNoteBibliography"/>
        <w:ind w:left="720" w:hanging="720"/>
        <w:rPr>
          <w:noProof/>
        </w:rPr>
      </w:pPr>
      <w:r w:rsidRPr="00AE2736">
        <w:rPr>
          <w:noProof/>
        </w:rPr>
        <w:t xml:space="preserve">GUSSAROVA, G., POPP, M., VITEK, E. &amp; BROCHMANN, C. 2008. Molecular phylogeny and biogeography of the bipolar Euphrasia (Orobanchaceae): Recent radiations in an old genus. </w:t>
      </w:r>
      <w:r w:rsidRPr="00AE2736">
        <w:rPr>
          <w:i/>
          <w:noProof/>
        </w:rPr>
        <w:t>Molecular Phylogenetics and Evolution,</w:t>
      </w:r>
      <w:r w:rsidRPr="00AE2736">
        <w:rPr>
          <w:noProof/>
        </w:rPr>
        <w:t xml:space="preserve"> 48</w:t>
      </w:r>
      <w:r w:rsidRPr="00AE2736">
        <w:rPr>
          <w:b/>
          <w:noProof/>
        </w:rPr>
        <w:t>,</w:t>
      </w:r>
      <w:r w:rsidRPr="00AE2736">
        <w:rPr>
          <w:noProof/>
        </w:rPr>
        <w:t xml:space="preserve"> 444-460.</w:t>
      </w:r>
    </w:p>
    <w:p w14:paraId="624F63E6" w14:textId="77777777" w:rsidR="00AE2736" w:rsidRPr="00AE2736" w:rsidRDefault="00AE2736" w:rsidP="00AE2736">
      <w:pPr>
        <w:pStyle w:val="EndNoteBibliography"/>
        <w:ind w:left="720" w:hanging="720"/>
        <w:rPr>
          <w:noProof/>
        </w:rPr>
      </w:pPr>
      <w:r w:rsidRPr="00AE2736">
        <w:rPr>
          <w:noProof/>
        </w:rPr>
        <w:t xml:space="preserve">HADFIELD, J. D. 2010. MCMC Methods for Multi-Response Generalized Linear Mixed Models: The MCMCglmm R Package. </w:t>
      </w:r>
      <w:r w:rsidRPr="00AE2736">
        <w:rPr>
          <w:i/>
          <w:noProof/>
        </w:rPr>
        <w:t>Journal of Statistical Software,</w:t>
      </w:r>
      <w:r w:rsidRPr="00AE2736">
        <w:rPr>
          <w:noProof/>
        </w:rPr>
        <w:t xml:space="preserve"> 33</w:t>
      </w:r>
      <w:r w:rsidRPr="00AE2736">
        <w:rPr>
          <w:b/>
          <w:noProof/>
        </w:rPr>
        <w:t>,</w:t>
      </w:r>
      <w:r w:rsidRPr="00AE2736">
        <w:rPr>
          <w:noProof/>
        </w:rPr>
        <w:t xml:space="preserve"> 1-22.</w:t>
      </w:r>
    </w:p>
    <w:p w14:paraId="59F59DDA" w14:textId="77777777" w:rsidR="00AE2736" w:rsidRPr="00AE2736" w:rsidRDefault="00AE2736" w:rsidP="00AE2736">
      <w:pPr>
        <w:pStyle w:val="EndNoteBibliography"/>
        <w:ind w:left="720" w:hanging="720"/>
        <w:rPr>
          <w:noProof/>
        </w:rPr>
      </w:pPr>
      <w:r w:rsidRPr="00AE2736">
        <w:rPr>
          <w:noProof/>
        </w:rPr>
        <w:t xml:space="preserve">HERSH, E., GRIMM, J. &amp; WHITTON, J. 2016. Attack of the clones: reproductive interference between sexuals and asexuals in the Crepis agamic complex. </w:t>
      </w:r>
      <w:r w:rsidRPr="00AE2736">
        <w:rPr>
          <w:i/>
          <w:noProof/>
        </w:rPr>
        <w:t>Ecology and Evolution,</w:t>
      </w:r>
      <w:r w:rsidRPr="00AE2736">
        <w:rPr>
          <w:noProof/>
        </w:rPr>
        <w:t xml:space="preserve"> 6</w:t>
      </w:r>
      <w:r w:rsidRPr="00AE2736">
        <w:rPr>
          <w:b/>
          <w:noProof/>
        </w:rPr>
        <w:t>,</w:t>
      </w:r>
      <w:r w:rsidRPr="00AE2736">
        <w:rPr>
          <w:noProof/>
        </w:rPr>
        <w:t xml:space="preserve"> 6473-6483.</w:t>
      </w:r>
    </w:p>
    <w:p w14:paraId="2DE58E86" w14:textId="77777777" w:rsidR="00AE2736" w:rsidRPr="00AE2736" w:rsidRDefault="00AE2736" w:rsidP="00AE2736">
      <w:pPr>
        <w:pStyle w:val="EndNoteBibliography"/>
        <w:ind w:left="720" w:hanging="720"/>
        <w:rPr>
          <w:noProof/>
        </w:rPr>
      </w:pPr>
      <w:r w:rsidRPr="00AE2736">
        <w:rPr>
          <w:noProof/>
        </w:rPr>
        <w:t xml:space="preserve">HOLLINGSWORTH, P. M., FORREST, L. L., SPOUGE, J. L., HAJIBABAEI, M., RATNASINGHAM, S., VAN DER BANK, M., CHASE, M. W., COWAN, R. S., ERICKSON, D. L., FAZEKAS, A. J., GRAHAM, S. W., JAMES, K. E., KIM, K. J., KRESS, W. J., SCHNEIDER, H., VAN ALPHENSTAHL, J., BARRETT, S. C. H., VAN DEN BERG, C., BOGARIN, D., BURGESS, K. S., CAMERON, K. M., CARINE, M., CHACON, J., CLARK, A., CLARKSON, J. J., CONRAD, F., DEVEY, D. S., FORD, C. S., HEDDERSON, T. A. J., HOLLINGSWORTH, M. L., HUSBAND, B. C., KELLY, L. J., KESANAKURTI, P. R., KIM, J. S., KIM, Y. D., LAHAYE, R., LEE, H. L., LONG, D. G., MADRINAN, S., MAURIN, O., MEUSNIER, I., NEWMASTER, S. G., PARK, C. W., PERCY, D. M., PETERSEN, G., RICHARDSON, J. E., SALAZAR, G. A., SAVOLAINEN, V., SEBERG, O., WILKINSON, M. J., YI, D. K., LITTLE, D. P. &amp; GRP, C. P. W. 2009. A DNA barcode for land plants. </w:t>
      </w:r>
      <w:r w:rsidRPr="00AE2736">
        <w:rPr>
          <w:i/>
          <w:noProof/>
        </w:rPr>
        <w:t>Proceedings of the National Academy of Sciences of the United States of America,</w:t>
      </w:r>
      <w:r w:rsidRPr="00AE2736">
        <w:rPr>
          <w:noProof/>
        </w:rPr>
        <w:t xml:space="preserve"> 106</w:t>
      </w:r>
      <w:r w:rsidRPr="00AE2736">
        <w:rPr>
          <w:b/>
          <w:noProof/>
        </w:rPr>
        <w:t>,</w:t>
      </w:r>
      <w:r w:rsidRPr="00AE2736">
        <w:rPr>
          <w:noProof/>
        </w:rPr>
        <w:t xml:space="preserve"> 12794-12797.</w:t>
      </w:r>
    </w:p>
    <w:p w14:paraId="3282FD99" w14:textId="77777777" w:rsidR="00AE2736" w:rsidRPr="00AE2736" w:rsidRDefault="00AE2736" w:rsidP="00AE2736">
      <w:pPr>
        <w:pStyle w:val="EndNoteBibliography"/>
        <w:ind w:left="720" w:hanging="720"/>
        <w:rPr>
          <w:noProof/>
        </w:rPr>
      </w:pPr>
      <w:r w:rsidRPr="00AE2736">
        <w:rPr>
          <w:noProof/>
        </w:rPr>
        <w:t xml:space="preserve">HOLLINGSWORTH, P. M., SQUIRRELL, J., HOLLINGSWORTH, M. L., RICHARDS, A. J. &amp; BATEMAN, R. M. 2006. Taxonomic complexity, conservation and recurrent origins of self-pollination in Epipactis </w:t>
      </w:r>
      <w:r w:rsidRPr="00AE2736">
        <w:rPr>
          <w:i/>
          <w:noProof/>
        </w:rPr>
        <w:t>Current taxonomic research on the British &amp; European flora, BSBI</w:t>
      </w:r>
      <w:r w:rsidRPr="00AE2736">
        <w:rPr>
          <w:b/>
          <w:noProof/>
        </w:rPr>
        <w:t>,</w:t>
      </w:r>
      <w:r w:rsidRPr="00AE2736">
        <w:rPr>
          <w:noProof/>
        </w:rPr>
        <w:t xml:space="preserve"> 27-44.</w:t>
      </w:r>
    </w:p>
    <w:p w14:paraId="664DDC28" w14:textId="77777777" w:rsidR="00AE2736" w:rsidRPr="00AE2736" w:rsidRDefault="00AE2736" w:rsidP="00AE2736">
      <w:pPr>
        <w:pStyle w:val="EndNoteBibliography"/>
        <w:ind w:left="720" w:hanging="720"/>
        <w:rPr>
          <w:noProof/>
        </w:rPr>
      </w:pPr>
      <w:r w:rsidRPr="00AE2736">
        <w:rPr>
          <w:noProof/>
        </w:rPr>
        <w:t xml:space="preserve">JOEL, J., GRESSEL, J. &amp; MUSSELMAN, L. 2013. </w:t>
      </w:r>
      <w:r w:rsidRPr="00AE2736">
        <w:rPr>
          <w:i/>
          <w:noProof/>
        </w:rPr>
        <w:t xml:space="preserve">Parasitic Orobanchaceae, </w:t>
      </w:r>
      <w:r w:rsidRPr="00AE2736">
        <w:rPr>
          <w:noProof/>
        </w:rPr>
        <w:t>Berlin, New York, Springer.</w:t>
      </w:r>
    </w:p>
    <w:p w14:paraId="1BAD99C5" w14:textId="77777777" w:rsidR="00AE2736" w:rsidRPr="00AE2736" w:rsidRDefault="00AE2736" w:rsidP="00AE2736">
      <w:pPr>
        <w:pStyle w:val="EndNoteBibliography"/>
        <w:ind w:left="720" w:hanging="720"/>
        <w:rPr>
          <w:noProof/>
        </w:rPr>
      </w:pPr>
      <w:r w:rsidRPr="00AE2736">
        <w:rPr>
          <w:noProof/>
        </w:rPr>
        <w:t xml:space="preserve">JONSTRUP, A., HEDREN, M. &amp; ANDERSSON, S. 2016. Host environment and local genetic adaptation determine phenotype in parasitic Rhinanthus angustifolius. </w:t>
      </w:r>
      <w:r w:rsidRPr="00AE2736">
        <w:rPr>
          <w:i/>
          <w:noProof/>
        </w:rPr>
        <w:t>Botanical Journal of the Linnean Society,</w:t>
      </w:r>
      <w:r w:rsidRPr="00AE2736">
        <w:rPr>
          <w:noProof/>
        </w:rPr>
        <w:t xml:space="preserve"> 180</w:t>
      </w:r>
      <w:r w:rsidRPr="00AE2736">
        <w:rPr>
          <w:b/>
          <w:noProof/>
        </w:rPr>
        <w:t>,</w:t>
      </w:r>
      <w:r w:rsidRPr="00AE2736">
        <w:rPr>
          <w:noProof/>
        </w:rPr>
        <w:t xml:space="preserve"> 89-103.</w:t>
      </w:r>
    </w:p>
    <w:p w14:paraId="4C39B55B" w14:textId="77777777" w:rsidR="00AE2736" w:rsidRPr="00AE2736" w:rsidRDefault="00AE2736" w:rsidP="00AE2736">
      <w:pPr>
        <w:pStyle w:val="EndNoteBibliography"/>
        <w:ind w:left="720" w:hanging="720"/>
        <w:rPr>
          <w:noProof/>
        </w:rPr>
      </w:pPr>
      <w:r w:rsidRPr="00AE2736">
        <w:rPr>
          <w:noProof/>
        </w:rPr>
        <w:lastRenderedPageBreak/>
        <w:t xml:space="preserve">KOLAR, F., CERTNER, M., SUDA, J., SCHONSWETTER, P. &amp; HUSBAND, B. C. 2017. Mixed-Ploidy Species: Progress and Opportunities in Polyploid Research. </w:t>
      </w:r>
      <w:r w:rsidRPr="00AE2736">
        <w:rPr>
          <w:i/>
          <w:noProof/>
        </w:rPr>
        <w:t>Trends in Plant Science,</w:t>
      </w:r>
      <w:r w:rsidRPr="00AE2736">
        <w:rPr>
          <w:noProof/>
        </w:rPr>
        <w:t xml:space="preserve"> 22</w:t>
      </w:r>
      <w:r w:rsidRPr="00AE2736">
        <w:rPr>
          <w:b/>
          <w:noProof/>
        </w:rPr>
        <w:t>,</w:t>
      </w:r>
      <w:r w:rsidRPr="00AE2736">
        <w:rPr>
          <w:noProof/>
        </w:rPr>
        <w:t xml:space="preserve"> 1041-1055.</w:t>
      </w:r>
    </w:p>
    <w:p w14:paraId="4E5DEFD5" w14:textId="77777777" w:rsidR="00AE2736" w:rsidRPr="00AE2736" w:rsidRDefault="00AE2736" w:rsidP="00AE2736">
      <w:pPr>
        <w:pStyle w:val="EndNoteBibliography"/>
        <w:ind w:left="720" w:hanging="720"/>
        <w:rPr>
          <w:noProof/>
        </w:rPr>
      </w:pPr>
      <w:r w:rsidRPr="00AE2736">
        <w:rPr>
          <w:noProof/>
        </w:rPr>
        <w:t xml:space="preserve">KREINER, J. M., KRON, P. &amp; HUSBAND, B. C. 2017. Evolutionary Dynamics of Unreduced Gametes. </w:t>
      </w:r>
      <w:r w:rsidRPr="00AE2736">
        <w:rPr>
          <w:i/>
          <w:noProof/>
        </w:rPr>
        <w:t>Trends in Genetics,</w:t>
      </w:r>
      <w:r w:rsidRPr="00AE2736">
        <w:rPr>
          <w:noProof/>
        </w:rPr>
        <w:t xml:space="preserve"> 33</w:t>
      </w:r>
      <w:r w:rsidRPr="00AE2736">
        <w:rPr>
          <w:b/>
          <w:noProof/>
        </w:rPr>
        <w:t>,</w:t>
      </w:r>
      <w:r w:rsidRPr="00AE2736">
        <w:rPr>
          <w:noProof/>
        </w:rPr>
        <w:t xml:space="preserve"> 583-593.</w:t>
      </w:r>
    </w:p>
    <w:p w14:paraId="2715FCAB" w14:textId="77777777" w:rsidR="00AE2736" w:rsidRPr="00AE2736" w:rsidRDefault="00AE2736" w:rsidP="00AE2736">
      <w:pPr>
        <w:pStyle w:val="EndNoteBibliography"/>
        <w:ind w:left="720" w:hanging="720"/>
        <w:rPr>
          <w:noProof/>
        </w:rPr>
      </w:pPr>
      <w:r w:rsidRPr="00AE2736">
        <w:rPr>
          <w:noProof/>
        </w:rPr>
        <w:t xml:space="preserve">LEAVITT, S. D., JOHNSON, L. A., GOWARD, T. &amp; ST CLAIR, L. L. 2011. Species delimitation in taxonomically difficult lichen-forming fungi: An example from morphologically and chemically diverse Xanthoparmelia (Parmeliaceae) in North America. </w:t>
      </w:r>
      <w:r w:rsidRPr="00AE2736">
        <w:rPr>
          <w:i/>
          <w:noProof/>
        </w:rPr>
        <w:t>Molecular Phylogenetics and Evolution,</w:t>
      </w:r>
      <w:r w:rsidRPr="00AE2736">
        <w:rPr>
          <w:noProof/>
        </w:rPr>
        <w:t xml:space="preserve"> 60</w:t>
      </w:r>
      <w:r w:rsidRPr="00AE2736">
        <w:rPr>
          <w:b/>
          <w:noProof/>
        </w:rPr>
        <w:t>,</w:t>
      </w:r>
      <w:r w:rsidRPr="00AE2736">
        <w:rPr>
          <w:noProof/>
        </w:rPr>
        <w:t xml:space="preserve"> 317-332.</w:t>
      </w:r>
    </w:p>
    <w:p w14:paraId="35F36719" w14:textId="77777777" w:rsidR="00AE2736" w:rsidRPr="00AE2736" w:rsidRDefault="00AE2736" w:rsidP="00AE2736">
      <w:pPr>
        <w:pStyle w:val="EndNoteBibliography"/>
        <w:ind w:left="720" w:hanging="720"/>
        <w:rPr>
          <w:noProof/>
        </w:rPr>
      </w:pPr>
      <w:r w:rsidRPr="00AE2736">
        <w:rPr>
          <w:noProof/>
        </w:rPr>
        <w:t xml:space="preserve">LEITCH, I. J. J., E. PELLICER, J. HIDALGO, O. BENNETT, M.D. 2019. </w:t>
      </w:r>
      <w:r w:rsidRPr="00AE2736">
        <w:rPr>
          <w:i/>
          <w:noProof/>
        </w:rPr>
        <w:t xml:space="preserve">Plant DNA C-values Database </w:t>
      </w:r>
      <w:r w:rsidRPr="00AE2736">
        <w:rPr>
          <w:noProof/>
        </w:rPr>
        <w:t>[Online].  [Accessed 2020].</w:t>
      </w:r>
    </w:p>
    <w:p w14:paraId="2FB16E99" w14:textId="77777777" w:rsidR="00AE2736" w:rsidRPr="00AE2736" w:rsidRDefault="00AE2736" w:rsidP="00AE2736">
      <w:pPr>
        <w:pStyle w:val="EndNoteBibliography"/>
        <w:ind w:left="720" w:hanging="720"/>
        <w:rPr>
          <w:noProof/>
        </w:rPr>
      </w:pPr>
      <w:r w:rsidRPr="00AE2736">
        <w:rPr>
          <w:noProof/>
        </w:rPr>
        <w:t xml:space="preserve">LIM, K. Y., WERLEMARK, G., MATYASEK, R., BRINGLOE, J. B., SIEBER, V., EL MOKADEM, H., MEYNET, J., HEMMING, J., LEITCH, A. R. &amp; ROBERTS, A. V. 2005. Evolutionary implications of permanent odd polyploidy in the stable sexual, pentaploid of Rosa canina L. </w:t>
      </w:r>
      <w:r w:rsidRPr="00AE2736">
        <w:rPr>
          <w:i/>
          <w:noProof/>
        </w:rPr>
        <w:t>Heredity,</w:t>
      </w:r>
      <w:r w:rsidRPr="00AE2736">
        <w:rPr>
          <w:noProof/>
        </w:rPr>
        <w:t xml:space="preserve"> 94</w:t>
      </w:r>
      <w:r w:rsidRPr="00AE2736">
        <w:rPr>
          <w:b/>
          <w:noProof/>
        </w:rPr>
        <w:t>,</w:t>
      </w:r>
      <w:r w:rsidRPr="00AE2736">
        <w:rPr>
          <w:noProof/>
        </w:rPr>
        <w:t xml:space="preserve"> 501-506.</w:t>
      </w:r>
    </w:p>
    <w:p w14:paraId="482335CE" w14:textId="77777777" w:rsidR="00AE2736" w:rsidRPr="00AE2736" w:rsidRDefault="00AE2736" w:rsidP="00AE2736">
      <w:pPr>
        <w:pStyle w:val="EndNoteBibliography"/>
        <w:ind w:left="720" w:hanging="720"/>
        <w:rPr>
          <w:noProof/>
        </w:rPr>
      </w:pPr>
      <w:r w:rsidRPr="00AE2736">
        <w:rPr>
          <w:noProof/>
        </w:rPr>
        <w:t xml:space="preserve">LOWE, A. D., HARRIS, S. &amp; ASHTON, P. D. 2004. </w:t>
      </w:r>
      <w:r w:rsidRPr="00AE2736">
        <w:rPr>
          <w:i/>
          <w:noProof/>
        </w:rPr>
        <w:t xml:space="preserve">Ecological genetics : design, analysis, and application, </w:t>
      </w:r>
      <w:r w:rsidRPr="00AE2736">
        <w:rPr>
          <w:noProof/>
        </w:rPr>
        <w:t>Malden, Mass. ; Oxford, Blackwell Pub.</w:t>
      </w:r>
    </w:p>
    <w:p w14:paraId="478401EC" w14:textId="77777777" w:rsidR="00AE2736" w:rsidRPr="00AE2736" w:rsidRDefault="00AE2736" w:rsidP="00AE2736">
      <w:pPr>
        <w:pStyle w:val="EndNoteBibliography"/>
        <w:ind w:left="720" w:hanging="720"/>
        <w:rPr>
          <w:noProof/>
        </w:rPr>
      </w:pPr>
      <w:r w:rsidRPr="00AE2736">
        <w:rPr>
          <w:noProof/>
        </w:rPr>
        <w:t xml:space="preserve">LUDWIG, S., ROBERTSON, A., RICH, T. C. G., DJORDJEVIC, M., CEROVIC, R., HOUSTON, L., HARRIS, S. A. &amp; HISCOCK, S. J. 2013. Breeding systems, hybridization and continuing evolution in Avon Gorge Sorbus. </w:t>
      </w:r>
      <w:r w:rsidRPr="00AE2736">
        <w:rPr>
          <w:i/>
          <w:noProof/>
        </w:rPr>
        <w:t>Annals of Botany,</w:t>
      </w:r>
      <w:r w:rsidRPr="00AE2736">
        <w:rPr>
          <w:noProof/>
        </w:rPr>
        <w:t xml:space="preserve"> 111</w:t>
      </w:r>
      <w:r w:rsidRPr="00AE2736">
        <w:rPr>
          <w:b/>
          <w:noProof/>
        </w:rPr>
        <w:t>,</w:t>
      </w:r>
      <w:r w:rsidRPr="00AE2736">
        <w:rPr>
          <w:noProof/>
        </w:rPr>
        <w:t xml:space="preserve"> 563-575.</w:t>
      </w:r>
    </w:p>
    <w:p w14:paraId="182DE658" w14:textId="77777777" w:rsidR="00AE2736" w:rsidRPr="00AE2736" w:rsidRDefault="00AE2736" w:rsidP="00AE2736">
      <w:pPr>
        <w:pStyle w:val="EndNoteBibliography"/>
        <w:ind w:left="720" w:hanging="720"/>
        <w:rPr>
          <w:noProof/>
        </w:rPr>
      </w:pPr>
      <w:r w:rsidRPr="00AE2736">
        <w:rPr>
          <w:noProof/>
        </w:rPr>
        <w:t xml:space="preserve">LUO, A., LING, C., HO, S. Y. W. &amp; ZHU, C. D. 2018. Comparison of Methods for Molecular Species Delimitation Across a Range of Speciation Scenarios. </w:t>
      </w:r>
      <w:r w:rsidRPr="00AE2736">
        <w:rPr>
          <w:i/>
          <w:noProof/>
        </w:rPr>
        <w:t>Systematic Biology,</w:t>
      </w:r>
      <w:r w:rsidRPr="00AE2736">
        <w:rPr>
          <w:noProof/>
        </w:rPr>
        <w:t xml:space="preserve"> 67</w:t>
      </w:r>
      <w:r w:rsidRPr="00AE2736">
        <w:rPr>
          <w:b/>
          <w:noProof/>
        </w:rPr>
        <w:t>,</w:t>
      </w:r>
      <w:r w:rsidRPr="00AE2736">
        <w:rPr>
          <w:noProof/>
        </w:rPr>
        <w:t xml:space="preserve"> 830-846.</w:t>
      </w:r>
    </w:p>
    <w:p w14:paraId="43D576AC" w14:textId="77777777" w:rsidR="00AE2736" w:rsidRPr="00AE2736" w:rsidRDefault="00AE2736" w:rsidP="00AE2736">
      <w:pPr>
        <w:pStyle w:val="EndNoteBibliography"/>
        <w:ind w:left="720" w:hanging="720"/>
        <w:rPr>
          <w:noProof/>
        </w:rPr>
      </w:pPr>
      <w:r w:rsidRPr="00AE2736">
        <w:rPr>
          <w:noProof/>
        </w:rPr>
        <w:t xml:space="preserve">MALLET, J. 2007. Hybrid speciation. </w:t>
      </w:r>
      <w:r w:rsidRPr="00AE2736">
        <w:rPr>
          <w:i/>
          <w:noProof/>
        </w:rPr>
        <w:t>Nature,</w:t>
      </w:r>
      <w:r w:rsidRPr="00AE2736">
        <w:rPr>
          <w:noProof/>
        </w:rPr>
        <w:t xml:space="preserve"> 446</w:t>
      </w:r>
      <w:r w:rsidRPr="00AE2736">
        <w:rPr>
          <w:b/>
          <w:noProof/>
        </w:rPr>
        <w:t>,</w:t>
      </w:r>
      <w:r w:rsidRPr="00AE2736">
        <w:rPr>
          <w:noProof/>
        </w:rPr>
        <w:t xml:space="preserve"> 279-283.</w:t>
      </w:r>
    </w:p>
    <w:p w14:paraId="690EF763" w14:textId="77777777" w:rsidR="00AE2736" w:rsidRPr="00AE2736" w:rsidRDefault="00AE2736" w:rsidP="00AE2736">
      <w:pPr>
        <w:pStyle w:val="EndNoteBibliography"/>
        <w:ind w:left="720" w:hanging="720"/>
        <w:rPr>
          <w:noProof/>
        </w:rPr>
      </w:pPr>
      <w:r w:rsidRPr="00AE2736">
        <w:rPr>
          <w:noProof/>
        </w:rPr>
        <w:t xml:space="preserve">MATTHIES, D. 2017. Interactions between a root hemiparasite and 27 different hosts: Growth, biomass allocation and plant architecture. </w:t>
      </w:r>
      <w:r w:rsidRPr="00AE2736">
        <w:rPr>
          <w:i/>
          <w:noProof/>
        </w:rPr>
        <w:t>Perspectives in Plant Ecology Evolution and Systematics,</w:t>
      </w:r>
      <w:r w:rsidRPr="00AE2736">
        <w:rPr>
          <w:noProof/>
        </w:rPr>
        <w:t xml:space="preserve"> 24</w:t>
      </w:r>
      <w:r w:rsidRPr="00AE2736">
        <w:rPr>
          <w:b/>
          <w:noProof/>
        </w:rPr>
        <w:t>,</w:t>
      </w:r>
      <w:r w:rsidRPr="00AE2736">
        <w:rPr>
          <w:noProof/>
        </w:rPr>
        <w:t xml:space="preserve"> 118-137.</w:t>
      </w:r>
    </w:p>
    <w:p w14:paraId="647FB94A" w14:textId="77777777" w:rsidR="00AE2736" w:rsidRPr="00AE2736" w:rsidRDefault="00AE2736" w:rsidP="00AE2736">
      <w:pPr>
        <w:pStyle w:val="EndNoteBibliography"/>
        <w:ind w:left="720" w:hanging="720"/>
        <w:rPr>
          <w:noProof/>
        </w:rPr>
      </w:pPr>
      <w:r w:rsidRPr="00AE2736">
        <w:rPr>
          <w:noProof/>
        </w:rPr>
        <w:t xml:space="preserve">MAYR, E. 1963. </w:t>
      </w:r>
      <w:r w:rsidRPr="00AE2736">
        <w:rPr>
          <w:i/>
          <w:noProof/>
        </w:rPr>
        <w:t xml:space="preserve">Animal species and evolution, </w:t>
      </w:r>
      <w:r w:rsidRPr="00AE2736">
        <w:rPr>
          <w:noProof/>
        </w:rPr>
        <w:t>Cambridge,, Belknap Press of Harvard University Press.</w:t>
      </w:r>
    </w:p>
    <w:p w14:paraId="3373D9B9" w14:textId="77777777" w:rsidR="00AE2736" w:rsidRPr="00AE2736" w:rsidRDefault="00AE2736" w:rsidP="00AE2736">
      <w:pPr>
        <w:pStyle w:val="EndNoteBibliography"/>
        <w:ind w:left="720" w:hanging="720"/>
        <w:rPr>
          <w:noProof/>
        </w:rPr>
      </w:pPr>
      <w:r w:rsidRPr="00AE2736">
        <w:rPr>
          <w:noProof/>
        </w:rPr>
        <w:t xml:space="preserve">METHERELL, C. &amp; RUMSEY, F. 2018. </w:t>
      </w:r>
      <w:r w:rsidRPr="00AE2736">
        <w:rPr>
          <w:i/>
          <w:noProof/>
        </w:rPr>
        <w:t>Eyebrights (Euphrasia) of the UK and Ireland</w:t>
      </w:r>
      <w:r w:rsidRPr="00AE2736">
        <w:rPr>
          <w:noProof/>
        </w:rPr>
        <w:t>, Botanical Society of Britain and Ireland.</w:t>
      </w:r>
    </w:p>
    <w:p w14:paraId="52470BDA" w14:textId="77777777" w:rsidR="00AE2736" w:rsidRPr="00AE2736" w:rsidRDefault="00AE2736" w:rsidP="00AE2736">
      <w:pPr>
        <w:pStyle w:val="EndNoteBibliography"/>
        <w:ind w:left="720" w:hanging="720"/>
        <w:rPr>
          <w:noProof/>
        </w:rPr>
      </w:pPr>
      <w:r w:rsidRPr="00AE2736">
        <w:rPr>
          <w:noProof/>
        </w:rPr>
        <w:t xml:space="preserve">MITCHELL, N., CAMPBELL, L. G., AHERN, J. R., PAINE, K. C., GIROLDO, A. B. &amp; WHITNEY, K. D. 2019. Correlates of hybridization in plants. </w:t>
      </w:r>
      <w:r w:rsidRPr="00AE2736">
        <w:rPr>
          <w:i/>
          <w:noProof/>
        </w:rPr>
        <w:t>Evolution Letters</w:t>
      </w:r>
      <w:r w:rsidRPr="00AE2736">
        <w:rPr>
          <w:b/>
          <w:noProof/>
        </w:rPr>
        <w:t>,</w:t>
      </w:r>
      <w:r w:rsidRPr="00AE2736">
        <w:rPr>
          <w:noProof/>
        </w:rPr>
        <w:t xml:space="preserve"> 16.</w:t>
      </w:r>
    </w:p>
    <w:p w14:paraId="7903A599" w14:textId="77777777" w:rsidR="00AE2736" w:rsidRPr="00AE2736" w:rsidRDefault="00AE2736" w:rsidP="00AE2736">
      <w:pPr>
        <w:pStyle w:val="EndNoteBibliography"/>
        <w:ind w:left="720" w:hanging="720"/>
        <w:rPr>
          <w:noProof/>
        </w:rPr>
      </w:pPr>
      <w:r w:rsidRPr="00AE2736">
        <w:rPr>
          <w:noProof/>
        </w:rPr>
        <w:t xml:space="preserve">MONNAHAN, P., KOLAR, F., BADUEL, P., SAILER, C., KOCH, J., HORVATH, R., LAENEN, B., SCHMICKL, R., PAAJANEN, P., SRAMKOVA, G., BOHUTINSKA, M., ARNOLD, B., WEISMAN, C. M., MARHOLD, K., SLOTTE, T., BOMBLIES, K. &amp; YANT, L. 2019. Pervasive population genomic consequences of genome duplication in Arabidopsis arenosa. </w:t>
      </w:r>
      <w:r w:rsidRPr="00AE2736">
        <w:rPr>
          <w:i/>
          <w:noProof/>
        </w:rPr>
        <w:t>Nature Ecology &amp; Evolution,</w:t>
      </w:r>
      <w:r w:rsidRPr="00AE2736">
        <w:rPr>
          <w:noProof/>
        </w:rPr>
        <w:t xml:space="preserve"> 3</w:t>
      </w:r>
      <w:r w:rsidRPr="00AE2736">
        <w:rPr>
          <w:b/>
          <w:noProof/>
        </w:rPr>
        <w:t>,</w:t>
      </w:r>
      <w:r w:rsidRPr="00AE2736">
        <w:rPr>
          <w:noProof/>
        </w:rPr>
        <w:t xml:space="preserve"> 457-+.</w:t>
      </w:r>
    </w:p>
    <w:p w14:paraId="0348BF2C" w14:textId="77777777" w:rsidR="00AE2736" w:rsidRPr="00AE2736" w:rsidRDefault="00AE2736" w:rsidP="00AE2736">
      <w:pPr>
        <w:pStyle w:val="EndNoteBibliography"/>
        <w:ind w:left="720" w:hanging="720"/>
        <w:rPr>
          <w:noProof/>
        </w:rPr>
      </w:pPr>
      <w:r w:rsidRPr="00AE2736">
        <w:rPr>
          <w:noProof/>
        </w:rPr>
        <w:t xml:space="preserve">MOORE, T. E., VERBOOM, G. A. &amp; FOREST, F. 2010. Phylogenetics and biogeography of the parasitic genus Thesium L. (Santalaceae), with an emphasis on the Cape of South Africa. </w:t>
      </w:r>
      <w:r w:rsidRPr="00AE2736">
        <w:rPr>
          <w:i/>
          <w:noProof/>
        </w:rPr>
        <w:t>Botanical Journal of the Linnean Society,</w:t>
      </w:r>
      <w:r w:rsidRPr="00AE2736">
        <w:rPr>
          <w:noProof/>
        </w:rPr>
        <w:t xml:space="preserve"> 162</w:t>
      </w:r>
      <w:r w:rsidRPr="00AE2736">
        <w:rPr>
          <w:b/>
          <w:noProof/>
        </w:rPr>
        <w:t>,</w:t>
      </w:r>
      <w:r w:rsidRPr="00AE2736">
        <w:rPr>
          <w:noProof/>
        </w:rPr>
        <w:t xml:space="preserve"> 435-452.</w:t>
      </w:r>
    </w:p>
    <w:p w14:paraId="179A7F99" w14:textId="77777777" w:rsidR="00AE2736" w:rsidRPr="00AE2736" w:rsidRDefault="00AE2736" w:rsidP="00AE2736">
      <w:pPr>
        <w:pStyle w:val="EndNoteBibliography"/>
        <w:ind w:left="720" w:hanging="720"/>
        <w:rPr>
          <w:noProof/>
        </w:rPr>
      </w:pPr>
      <w:r w:rsidRPr="00AE2736">
        <w:rPr>
          <w:noProof/>
        </w:rPr>
        <w:t xml:space="preserve">MUSSELMAN, L. J. 1980. THE BIOLOGY OF STRIGA, OROBANCHE, AND OTHER ROOT-PARASITIC WEEDS. </w:t>
      </w:r>
      <w:r w:rsidRPr="00AE2736">
        <w:rPr>
          <w:i/>
          <w:noProof/>
        </w:rPr>
        <w:t>Annual Review of Phytopathology,</w:t>
      </w:r>
      <w:r w:rsidRPr="00AE2736">
        <w:rPr>
          <w:noProof/>
        </w:rPr>
        <w:t xml:space="preserve"> 18</w:t>
      </w:r>
      <w:r w:rsidRPr="00AE2736">
        <w:rPr>
          <w:b/>
          <w:noProof/>
        </w:rPr>
        <w:t>,</w:t>
      </w:r>
      <w:r w:rsidRPr="00AE2736">
        <w:rPr>
          <w:noProof/>
        </w:rPr>
        <w:t xml:space="preserve"> 463-489.</w:t>
      </w:r>
    </w:p>
    <w:p w14:paraId="1A955E03" w14:textId="77777777" w:rsidR="00AE2736" w:rsidRPr="00AE2736" w:rsidRDefault="00AE2736" w:rsidP="00AE2736">
      <w:pPr>
        <w:pStyle w:val="EndNoteBibliography"/>
        <w:ind w:left="720" w:hanging="720"/>
        <w:rPr>
          <w:noProof/>
        </w:rPr>
      </w:pPr>
      <w:r w:rsidRPr="00AE2736">
        <w:rPr>
          <w:noProof/>
        </w:rPr>
        <w:t xml:space="preserve">NICKRENT, D. L. 2020. Parasitic angiosperms: How often and how many? </w:t>
      </w:r>
      <w:r w:rsidRPr="00AE2736">
        <w:rPr>
          <w:i/>
          <w:noProof/>
        </w:rPr>
        <w:t>Taxon,</w:t>
      </w:r>
      <w:r w:rsidRPr="00AE2736">
        <w:rPr>
          <w:noProof/>
        </w:rPr>
        <w:t xml:space="preserve"> 69</w:t>
      </w:r>
      <w:r w:rsidRPr="00AE2736">
        <w:rPr>
          <w:b/>
          <w:noProof/>
        </w:rPr>
        <w:t>,</w:t>
      </w:r>
      <w:r w:rsidRPr="00AE2736">
        <w:rPr>
          <w:noProof/>
        </w:rPr>
        <w:t xml:space="preserve"> 5-27.</w:t>
      </w:r>
    </w:p>
    <w:p w14:paraId="4D12BA9E" w14:textId="77777777" w:rsidR="00AE2736" w:rsidRPr="00AE2736" w:rsidRDefault="00AE2736" w:rsidP="00AE2736">
      <w:pPr>
        <w:pStyle w:val="EndNoteBibliography"/>
        <w:ind w:left="720" w:hanging="720"/>
        <w:rPr>
          <w:noProof/>
        </w:rPr>
      </w:pPr>
      <w:r w:rsidRPr="00AE2736">
        <w:rPr>
          <w:noProof/>
        </w:rPr>
        <w:t xml:space="preserve">NOVIKOVA, P. Y., BRENNAN, I. G., BOOKER, W., MAHONY, M., DOUGHTY, P., LEMMON, A. R., LEMMON, E. M., ROBERTS, J. D., YANT, L., VAN DE PEER, Y., KEOGH, J. S. &amp; </w:t>
      </w:r>
      <w:r w:rsidRPr="00AE2736">
        <w:rPr>
          <w:noProof/>
        </w:rPr>
        <w:lastRenderedPageBreak/>
        <w:t xml:space="preserve">DONNELLAN, S. C. 2020. Polyploidy breaks speciation barriers in Australian burrowing frogs Neobatrachus. </w:t>
      </w:r>
      <w:r w:rsidRPr="00AE2736">
        <w:rPr>
          <w:i/>
          <w:noProof/>
        </w:rPr>
        <w:t>Plos Genetics,</w:t>
      </w:r>
      <w:r w:rsidRPr="00AE2736">
        <w:rPr>
          <w:noProof/>
        </w:rPr>
        <w:t xml:space="preserve"> 16.</w:t>
      </w:r>
    </w:p>
    <w:p w14:paraId="7F0C5A9B" w14:textId="77777777" w:rsidR="00AE2736" w:rsidRPr="00AE2736" w:rsidRDefault="00AE2736" w:rsidP="00AE2736">
      <w:pPr>
        <w:pStyle w:val="EndNoteBibliography"/>
        <w:ind w:left="720" w:hanging="720"/>
        <w:rPr>
          <w:noProof/>
        </w:rPr>
      </w:pPr>
      <w:r w:rsidRPr="00AE2736">
        <w:rPr>
          <w:noProof/>
        </w:rPr>
        <w:t xml:space="preserve">PELLICER, J., CLERMONT, S., HOUSTON, L., RICH, T. C. G. &amp; FAY, M. F. 2012. Cytotype diversity in the Sorbus complex (Rosaceae) in Britain: sorting out the puzzle. </w:t>
      </w:r>
      <w:r w:rsidRPr="00AE2736">
        <w:rPr>
          <w:i/>
          <w:noProof/>
        </w:rPr>
        <w:t>Annals of Botany,</w:t>
      </w:r>
      <w:r w:rsidRPr="00AE2736">
        <w:rPr>
          <w:noProof/>
        </w:rPr>
        <w:t xml:space="preserve"> 110</w:t>
      </w:r>
      <w:r w:rsidRPr="00AE2736">
        <w:rPr>
          <w:b/>
          <w:noProof/>
        </w:rPr>
        <w:t>,</w:t>
      </w:r>
      <w:r w:rsidRPr="00AE2736">
        <w:rPr>
          <w:noProof/>
        </w:rPr>
        <w:t xml:space="preserve"> 1185-1193.</w:t>
      </w:r>
    </w:p>
    <w:p w14:paraId="17FAB15B" w14:textId="77777777" w:rsidR="00AE2736" w:rsidRPr="00AE2736" w:rsidRDefault="00AE2736" w:rsidP="00AE2736">
      <w:pPr>
        <w:pStyle w:val="EndNoteBibliography"/>
        <w:ind w:left="720" w:hanging="720"/>
        <w:rPr>
          <w:noProof/>
        </w:rPr>
      </w:pPr>
      <w:r w:rsidRPr="00AE2736">
        <w:rPr>
          <w:noProof/>
        </w:rPr>
        <w:t xml:space="preserve">QIU, T., LIU, Z. Y. &amp; LIU, B. 2020. The effects of hybridization and genome doubling in plant evolution via allopolyploidy. </w:t>
      </w:r>
      <w:r w:rsidRPr="00AE2736">
        <w:rPr>
          <w:i/>
          <w:noProof/>
        </w:rPr>
        <w:t>Molecular Biology Reports,</w:t>
      </w:r>
      <w:r w:rsidRPr="00AE2736">
        <w:rPr>
          <w:noProof/>
        </w:rPr>
        <w:t xml:space="preserve"> 47</w:t>
      </w:r>
      <w:r w:rsidRPr="00AE2736">
        <w:rPr>
          <w:b/>
          <w:noProof/>
        </w:rPr>
        <w:t>,</w:t>
      </w:r>
      <w:r w:rsidRPr="00AE2736">
        <w:rPr>
          <w:noProof/>
        </w:rPr>
        <w:t xml:space="preserve"> 5549-5558.</w:t>
      </w:r>
    </w:p>
    <w:p w14:paraId="6E0A8128" w14:textId="77777777" w:rsidR="00AE2736" w:rsidRPr="00AE2736" w:rsidRDefault="00AE2736" w:rsidP="00AE2736">
      <w:pPr>
        <w:pStyle w:val="EndNoteBibliography"/>
        <w:ind w:left="720" w:hanging="720"/>
        <w:rPr>
          <w:noProof/>
        </w:rPr>
      </w:pPr>
      <w:r w:rsidRPr="00AE2736">
        <w:rPr>
          <w:noProof/>
        </w:rPr>
        <w:t xml:space="preserve">RAGGI, L., BITOCCHI, E., RUSSI, L., MARCONI, G., SHARBEL, T. F., VERONESI, F. &amp; ALBERTINI, E. 2015. Understanding Genetic Diversity and Population Structure of a Poa pratensis Worldwide Collection through Morphological, Nuclear and Chloroplast Diversity Analysis. </w:t>
      </w:r>
      <w:r w:rsidRPr="00AE2736">
        <w:rPr>
          <w:i/>
          <w:noProof/>
        </w:rPr>
        <w:t>Plos One,</w:t>
      </w:r>
      <w:r w:rsidRPr="00AE2736">
        <w:rPr>
          <w:noProof/>
        </w:rPr>
        <w:t xml:space="preserve"> 10.</w:t>
      </w:r>
    </w:p>
    <w:p w14:paraId="5EB58DC5" w14:textId="77777777" w:rsidR="00AE2736" w:rsidRPr="00AE2736" w:rsidRDefault="00AE2736" w:rsidP="00AE2736">
      <w:pPr>
        <w:pStyle w:val="EndNoteBibliography"/>
        <w:ind w:left="720" w:hanging="720"/>
        <w:rPr>
          <w:noProof/>
        </w:rPr>
      </w:pPr>
      <w:r w:rsidRPr="00AE2736">
        <w:rPr>
          <w:noProof/>
        </w:rPr>
        <w:t xml:space="preserve">RAMSEY, J. &amp; RAMSEY, T. S. 2014. Ecological studies of polyploidy in the 100 years following its discovery. </w:t>
      </w:r>
      <w:r w:rsidRPr="00AE2736">
        <w:rPr>
          <w:i/>
          <w:noProof/>
        </w:rPr>
        <w:t>Philosophical Transactions of the Royal Society B-Biological Sciences,</w:t>
      </w:r>
      <w:r w:rsidRPr="00AE2736">
        <w:rPr>
          <w:noProof/>
        </w:rPr>
        <w:t xml:space="preserve"> 369.</w:t>
      </w:r>
    </w:p>
    <w:p w14:paraId="5EBDC2BE" w14:textId="77777777" w:rsidR="00AE2736" w:rsidRPr="00AE2736" w:rsidRDefault="00AE2736" w:rsidP="00AE2736">
      <w:pPr>
        <w:pStyle w:val="EndNoteBibliography"/>
        <w:ind w:left="720" w:hanging="720"/>
        <w:rPr>
          <w:noProof/>
        </w:rPr>
      </w:pPr>
      <w:r w:rsidRPr="00AE2736">
        <w:rPr>
          <w:noProof/>
        </w:rPr>
        <w:t xml:space="preserve">RAMSEY, J. &amp; SCHEMSKE, D. W. 1998. Pathways, mechanisms, and rates of polyploid formation in flowering plants. </w:t>
      </w:r>
      <w:r w:rsidRPr="00AE2736">
        <w:rPr>
          <w:i/>
          <w:noProof/>
        </w:rPr>
        <w:t>Annual Review of Ecology and Systematics,</w:t>
      </w:r>
      <w:r w:rsidRPr="00AE2736">
        <w:rPr>
          <w:noProof/>
        </w:rPr>
        <w:t xml:space="preserve"> 29</w:t>
      </w:r>
      <w:r w:rsidRPr="00AE2736">
        <w:rPr>
          <w:b/>
          <w:noProof/>
        </w:rPr>
        <w:t>,</w:t>
      </w:r>
      <w:r w:rsidRPr="00AE2736">
        <w:rPr>
          <w:noProof/>
        </w:rPr>
        <w:t xml:space="preserve"> 467-501.</w:t>
      </w:r>
    </w:p>
    <w:p w14:paraId="52695785" w14:textId="77777777" w:rsidR="00AE2736" w:rsidRPr="00AE2736" w:rsidRDefault="00AE2736" w:rsidP="00AE2736">
      <w:pPr>
        <w:pStyle w:val="EndNoteBibliography"/>
        <w:ind w:left="720" w:hanging="720"/>
        <w:rPr>
          <w:noProof/>
        </w:rPr>
      </w:pPr>
      <w:r w:rsidRPr="00AE2736">
        <w:rPr>
          <w:noProof/>
        </w:rPr>
        <w:t xml:space="preserve">RENNY-BYFIELD, S. &amp; WENDEL, J. F. 2014. DOUBLING DOWN ON GENOMES: POLYPLOIDY AND CROP PLANTS. </w:t>
      </w:r>
      <w:r w:rsidRPr="00AE2736">
        <w:rPr>
          <w:i/>
          <w:noProof/>
        </w:rPr>
        <w:t>American Journal of Botany,</w:t>
      </w:r>
      <w:r w:rsidRPr="00AE2736">
        <w:rPr>
          <w:noProof/>
        </w:rPr>
        <w:t xml:space="preserve"> 101</w:t>
      </w:r>
      <w:r w:rsidRPr="00AE2736">
        <w:rPr>
          <w:b/>
          <w:noProof/>
        </w:rPr>
        <w:t>,</w:t>
      </w:r>
      <w:r w:rsidRPr="00AE2736">
        <w:rPr>
          <w:noProof/>
        </w:rPr>
        <w:t xml:space="preserve"> 1711-1725.</w:t>
      </w:r>
    </w:p>
    <w:p w14:paraId="5F98BADD" w14:textId="77777777" w:rsidR="00AE2736" w:rsidRPr="00AE2736" w:rsidRDefault="00AE2736" w:rsidP="00AE2736">
      <w:pPr>
        <w:pStyle w:val="EndNoteBibliography"/>
        <w:ind w:left="720" w:hanging="720"/>
        <w:rPr>
          <w:noProof/>
        </w:rPr>
      </w:pPr>
      <w:r w:rsidRPr="00AE2736">
        <w:rPr>
          <w:noProof/>
        </w:rPr>
        <w:t xml:space="preserve">RHYMER, J. M. &amp; SIMBERLOFF, D. 1996. Extinction by hybridization and introgression. </w:t>
      </w:r>
      <w:r w:rsidRPr="00AE2736">
        <w:rPr>
          <w:i/>
          <w:noProof/>
        </w:rPr>
        <w:t>Annual Review of Ecology and Systematics,</w:t>
      </w:r>
      <w:r w:rsidRPr="00AE2736">
        <w:rPr>
          <w:noProof/>
        </w:rPr>
        <w:t xml:space="preserve"> 27</w:t>
      </w:r>
      <w:r w:rsidRPr="00AE2736">
        <w:rPr>
          <w:b/>
          <w:noProof/>
        </w:rPr>
        <w:t>,</w:t>
      </w:r>
      <w:r w:rsidRPr="00AE2736">
        <w:rPr>
          <w:noProof/>
        </w:rPr>
        <w:t xml:space="preserve"> 83-109.</w:t>
      </w:r>
    </w:p>
    <w:p w14:paraId="67D5D0FF" w14:textId="77777777" w:rsidR="00AE2736" w:rsidRPr="00AE2736" w:rsidRDefault="00AE2736" w:rsidP="00AE2736">
      <w:pPr>
        <w:pStyle w:val="EndNoteBibliography"/>
        <w:ind w:left="720" w:hanging="720"/>
        <w:rPr>
          <w:noProof/>
        </w:rPr>
      </w:pPr>
      <w:r w:rsidRPr="00AE2736">
        <w:rPr>
          <w:noProof/>
        </w:rPr>
        <w:t xml:space="preserve">RICE, A., SMARDA, P., NOVOSOLOV, M., DRORI, M., GLICK, L., SABATH, N., MEIRI, S., BELMAKER, J. &amp; MAYROSE, I. 2019. The global biogeography of polyploid plants. </w:t>
      </w:r>
      <w:r w:rsidRPr="00AE2736">
        <w:rPr>
          <w:i/>
          <w:noProof/>
        </w:rPr>
        <w:t>Nature Ecology &amp; Evolution,</w:t>
      </w:r>
      <w:r w:rsidRPr="00AE2736">
        <w:rPr>
          <w:noProof/>
        </w:rPr>
        <w:t xml:space="preserve"> 3</w:t>
      </w:r>
      <w:r w:rsidRPr="00AE2736">
        <w:rPr>
          <w:b/>
          <w:noProof/>
        </w:rPr>
        <w:t>,</w:t>
      </w:r>
      <w:r w:rsidRPr="00AE2736">
        <w:rPr>
          <w:noProof/>
        </w:rPr>
        <w:t xml:space="preserve"> 265-+.</w:t>
      </w:r>
    </w:p>
    <w:p w14:paraId="3F51ED23" w14:textId="77777777" w:rsidR="00AE2736" w:rsidRPr="00AE2736" w:rsidRDefault="00AE2736" w:rsidP="00AE2736">
      <w:pPr>
        <w:pStyle w:val="EndNoteBibliography"/>
        <w:ind w:left="720" w:hanging="720"/>
        <w:rPr>
          <w:noProof/>
        </w:rPr>
      </w:pPr>
      <w:r w:rsidRPr="00AE2736">
        <w:rPr>
          <w:noProof/>
        </w:rPr>
        <w:t xml:space="preserve">RIESEBERG, L. H. 1997. Hybrid origins of plant species. </w:t>
      </w:r>
      <w:r w:rsidRPr="00AE2736">
        <w:rPr>
          <w:i/>
          <w:noProof/>
        </w:rPr>
        <w:t>Annual Review of Ecology and Systematics,</w:t>
      </w:r>
      <w:r w:rsidRPr="00AE2736">
        <w:rPr>
          <w:noProof/>
        </w:rPr>
        <w:t xml:space="preserve"> 28</w:t>
      </w:r>
      <w:r w:rsidRPr="00AE2736">
        <w:rPr>
          <w:b/>
          <w:noProof/>
        </w:rPr>
        <w:t>,</w:t>
      </w:r>
      <w:r w:rsidRPr="00AE2736">
        <w:rPr>
          <w:noProof/>
        </w:rPr>
        <w:t xml:space="preserve"> 359-389.</w:t>
      </w:r>
    </w:p>
    <w:p w14:paraId="26182BB1" w14:textId="77777777" w:rsidR="00AE2736" w:rsidRPr="00AE2736" w:rsidRDefault="00AE2736" w:rsidP="00AE2736">
      <w:pPr>
        <w:pStyle w:val="EndNoteBibliography"/>
        <w:ind w:left="720" w:hanging="720"/>
        <w:rPr>
          <w:noProof/>
        </w:rPr>
      </w:pPr>
      <w:r w:rsidRPr="00AE2736">
        <w:rPr>
          <w:noProof/>
        </w:rPr>
        <w:t xml:space="preserve">RIESEBERG, L. H., VANFOSSEN, C. &amp; DESROCHERS, A. M. 1995. HYBRID SPECIATION ACCOMPANIED BY GENOMIC REORGANIZATION IN WILD SUNFLOWERS. </w:t>
      </w:r>
      <w:r w:rsidRPr="00AE2736">
        <w:rPr>
          <w:i/>
          <w:noProof/>
        </w:rPr>
        <w:t>Nature,</w:t>
      </w:r>
      <w:r w:rsidRPr="00AE2736">
        <w:rPr>
          <w:noProof/>
        </w:rPr>
        <w:t xml:space="preserve"> 375</w:t>
      </w:r>
      <w:r w:rsidRPr="00AE2736">
        <w:rPr>
          <w:b/>
          <w:noProof/>
        </w:rPr>
        <w:t>,</w:t>
      </w:r>
      <w:r w:rsidRPr="00AE2736">
        <w:rPr>
          <w:noProof/>
        </w:rPr>
        <w:t xml:space="preserve"> 313-316.</w:t>
      </w:r>
    </w:p>
    <w:p w14:paraId="733C9020" w14:textId="77777777" w:rsidR="00AE2736" w:rsidRPr="00AE2736" w:rsidRDefault="00AE2736" w:rsidP="00AE2736">
      <w:pPr>
        <w:pStyle w:val="EndNoteBibliography"/>
        <w:ind w:left="720" w:hanging="720"/>
        <w:rPr>
          <w:noProof/>
        </w:rPr>
      </w:pPr>
      <w:r w:rsidRPr="00AE2736">
        <w:rPr>
          <w:noProof/>
        </w:rPr>
        <w:t xml:space="preserve">RIESEBERG, L. H. &amp; WILLIS, J. H. 2007. Plant speciation. </w:t>
      </w:r>
      <w:r w:rsidRPr="00AE2736">
        <w:rPr>
          <w:i/>
          <w:noProof/>
        </w:rPr>
        <w:t>Science,</w:t>
      </w:r>
      <w:r w:rsidRPr="00AE2736">
        <w:rPr>
          <w:noProof/>
        </w:rPr>
        <w:t xml:space="preserve"> 317</w:t>
      </w:r>
      <w:r w:rsidRPr="00AE2736">
        <w:rPr>
          <w:b/>
          <w:noProof/>
        </w:rPr>
        <w:t>,</w:t>
      </w:r>
      <w:r w:rsidRPr="00AE2736">
        <w:rPr>
          <w:noProof/>
        </w:rPr>
        <w:t xml:space="preserve"> 910-914.</w:t>
      </w:r>
    </w:p>
    <w:p w14:paraId="33EBB15C" w14:textId="77777777" w:rsidR="00AE2736" w:rsidRPr="00AE2736" w:rsidRDefault="00AE2736" w:rsidP="00AE2736">
      <w:pPr>
        <w:pStyle w:val="EndNoteBibliography"/>
        <w:ind w:left="720" w:hanging="720"/>
        <w:rPr>
          <w:noProof/>
        </w:rPr>
      </w:pPr>
      <w:r w:rsidRPr="00AE2736">
        <w:rPr>
          <w:noProof/>
        </w:rPr>
        <w:t xml:space="preserve">ROBERTSON, A., RICH, T. C. G., ALLEN, A. M., HOUSTON, L., ROBERTS, C., BRIDLE, J. R., HARRIS, S. A. &amp; HISCOCK, S. J. 2010. Hybridization and polyploidy as drivers of continuing evolution and speciation in Sorbus. </w:t>
      </w:r>
      <w:r w:rsidRPr="00AE2736">
        <w:rPr>
          <w:i/>
          <w:noProof/>
        </w:rPr>
        <w:t>Molecular Ecology,</w:t>
      </w:r>
      <w:r w:rsidRPr="00AE2736">
        <w:rPr>
          <w:noProof/>
        </w:rPr>
        <w:t xml:space="preserve"> 19</w:t>
      </w:r>
      <w:r w:rsidRPr="00AE2736">
        <w:rPr>
          <w:b/>
          <w:noProof/>
        </w:rPr>
        <w:t>,</w:t>
      </w:r>
      <w:r w:rsidRPr="00AE2736">
        <w:rPr>
          <w:noProof/>
        </w:rPr>
        <w:t xml:space="preserve"> 1675-1690.</w:t>
      </w:r>
    </w:p>
    <w:p w14:paraId="3BEAB4F0" w14:textId="77777777" w:rsidR="00AE2736" w:rsidRPr="00AE2736" w:rsidRDefault="00AE2736" w:rsidP="00AE2736">
      <w:pPr>
        <w:pStyle w:val="EndNoteBibliography"/>
        <w:ind w:left="720" w:hanging="720"/>
        <w:rPr>
          <w:noProof/>
        </w:rPr>
      </w:pPr>
      <w:r w:rsidRPr="00AE2736">
        <w:rPr>
          <w:noProof/>
        </w:rPr>
        <w:t xml:space="preserve">ROODT, R. &amp; SPIES, J. J. 2003. Chromosome studies in the grass subfamily Chloridoideae. II. An analysis of polyploidy. </w:t>
      </w:r>
      <w:r w:rsidRPr="00AE2736">
        <w:rPr>
          <w:i/>
          <w:noProof/>
        </w:rPr>
        <w:t>Taxon,</w:t>
      </w:r>
      <w:r w:rsidRPr="00AE2736">
        <w:rPr>
          <w:noProof/>
        </w:rPr>
        <w:t xml:space="preserve"> 52</w:t>
      </w:r>
      <w:r w:rsidRPr="00AE2736">
        <w:rPr>
          <w:b/>
          <w:noProof/>
        </w:rPr>
        <w:t>,</w:t>
      </w:r>
      <w:r w:rsidRPr="00AE2736">
        <w:rPr>
          <w:noProof/>
        </w:rPr>
        <w:t xml:space="preserve"> 736-746.</w:t>
      </w:r>
    </w:p>
    <w:p w14:paraId="64BEC7D3" w14:textId="77777777" w:rsidR="00AE2736" w:rsidRPr="00AE2736" w:rsidRDefault="00AE2736" w:rsidP="00AE2736">
      <w:pPr>
        <w:pStyle w:val="EndNoteBibliography"/>
        <w:ind w:left="720" w:hanging="720"/>
        <w:rPr>
          <w:noProof/>
        </w:rPr>
      </w:pPr>
      <w:r w:rsidRPr="00AE2736">
        <w:rPr>
          <w:noProof/>
        </w:rPr>
        <w:t xml:space="preserve">ROWLEY, G. D. 1967. Chromosome Studies and Evolution in Rosa. </w:t>
      </w:r>
      <w:r w:rsidRPr="00AE2736">
        <w:rPr>
          <w:i/>
          <w:noProof/>
        </w:rPr>
        <w:t>Bulletin du Jardin botanique National de Belgique,</w:t>
      </w:r>
      <w:r w:rsidRPr="00AE2736">
        <w:rPr>
          <w:noProof/>
        </w:rPr>
        <w:t xml:space="preserve"> 37</w:t>
      </w:r>
      <w:r w:rsidRPr="00AE2736">
        <w:rPr>
          <w:b/>
          <w:noProof/>
        </w:rPr>
        <w:t>,</w:t>
      </w:r>
      <w:r w:rsidRPr="00AE2736">
        <w:rPr>
          <w:noProof/>
        </w:rPr>
        <w:t xml:space="preserve"> 45-52.</w:t>
      </w:r>
    </w:p>
    <w:p w14:paraId="03DFFB81" w14:textId="77777777" w:rsidR="00AE2736" w:rsidRPr="00AE2736" w:rsidRDefault="00AE2736" w:rsidP="00AE2736">
      <w:pPr>
        <w:pStyle w:val="EndNoteBibliography"/>
        <w:ind w:left="720" w:hanging="720"/>
        <w:rPr>
          <w:noProof/>
        </w:rPr>
      </w:pPr>
      <w:r w:rsidRPr="00AE2736">
        <w:rPr>
          <w:noProof/>
        </w:rPr>
        <w:t xml:space="preserve">ROWNTREE, J. K., BARHAM, D. F., STEWART, A. J. A. &amp; HARTLEY, S. E. 2014. The effect of multiple host species on a keystone parasitic plant and its aphid herbivores. </w:t>
      </w:r>
      <w:r w:rsidRPr="00AE2736">
        <w:rPr>
          <w:i/>
          <w:noProof/>
        </w:rPr>
        <w:t>Functional Ecology,</w:t>
      </w:r>
      <w:r w:rsidRPr="00AE2736">
        <w:rPr>
          <w:noProof/>
        </w:rPr>
        <w:t xml:space="preserve"> 28</w:t>
      </w:r>
      <w:r w:rsidRPr="00AE2736">
        <w:rPr>
          <w:b/>
          <w:noProof/>
        </w:rPr>
        <w:t>,</w:t>
      </w:r>
      <w:r w:rsidRPr="00AE2736">
        <w:rPr>
          <w:noProof/>
        </w:rPr>
        <w:t xml:space="preserve"> 829-836.</w:t>
      </w:r>
    </w:p>
    <w:p w14:paraId="59B0FD82" w14:textId="77777777" w:rsidR="00AE2736" w:rsidRPr="00AE2736" w:rsidRDefault="00AE2736" w:rsidP="00AE2736">
      <w:pPr>
        <w:pStyle w:val="EndNoteBibliography"/>
        <w:ind w:left="720" w:hanging="720"/>
        <w:rPr>
          <w:noProof/>
        </w:rPr>
      </w:pPr>
      <w:r w:rsidRPr="00AE2736">
        <w:rPr>
          <w:noProof/>
        </w:rPr>
        <w:t xml:space="preserve">RUHSAM, M., HOLLINGSWORTH, P. M. &amp; ENNOS, R. A. 2011. Early evolution in a hybrid swarm between outcrossing and selfing lineages in Geum. </w:t>
      </w:r>
      <w:r w:rsidRPr="00AE2736">
        <w:rPr>
          <w:i/>
          <w:noProof/>
        </w:rPr>
        <w:t>Heredity,</w:t>
      </w:r>
      <w:r w:rsidRPr="00AE2736">
        <w:rPr>
          <w:noProof/>
        </w:rPr>
        <w:t xml:space="preserve"> 107</w:t>
      </w:r>
      <w:r w:rsidRPr="00AE2736">
        <w:rPr>
          <w:b/>
          <w:noProof/>
        </w:rPr>
        <w:t>,</w:t>
      </w:r>
      <w:r w:rsidRPr="00AE2736">
        <w:rPr>
          <w:noProof/>
        </w:rPr>
        <w:t xml:space="preserve"> 246-255.</w:t>
      </w:r>
    </w:p>
    <w:p w14:paraId="2CE24BD4" w14:textId="77777777" w:rsidR="00AE2736" w:rsidRPr="00AE2736" w:rsidRDefault="00AE2736" w:rsidP="00AE2736">
      <w:pPr>
        <w:pStyle w:val="EndNoteBibliography"/>
        <w:ind w:left="720" w:hanging="720"/>
        <w:rPr>
          <w:noProof/>
        </w:rPr>
      </w:pPr>
      <w:r w:rsidRPr="00AE2736">
        <w:rPr>
          <w:noProof/>
        </w:rPr>
        <w:t xml:space="preserve">RUHSAM, M., HOLLINGSWORTH, P. M. &amp; ENNOS, R. A. 2013. PATTERNS OF MATING, GENERATION OF DIVERSITY, AND FITNESS OF OFFSPRING IN A GEUM HYBRID SWARM. </w:t>
      </w:r>
      <w:r w:rsidRPr="00AE2736">
        <w:rPr>
          <w:i/>
          <w:noProof/>
        </w:rPr>
        <w:t>Evolution,</w:t>
      </w:r>
      <w:r w:rsidRPr="00AE2736">
        <w:rPr>
          <w:noProof/>
        </w:rPr>
        <w:t xml:space="preserve"> 67</w:t>
      </w:r>
      <w:r w:rsidRPr="00AE2736">
        <w:rPr>
          <w:b/>
          <w:noProof/>
        </w:rPr>
        <w:t>,</w:t>
      </w:r>
      <w:r w:rsidRPr="00AE2736">
        <w:rPr>
          <w:noProof/>
        </w:rPr>
        <w:t xml:space="preserve"> 2728-2740.</w:t>
      </w:r>
    </w:p>
    <w:p w14:paraId="5E1989C6" w14:textId="77777777" w:rsidR="00AE2736" w:rsidRPr="00AE2736" w:rsidRDefault="00AE2736" w:rsidP="00AE2736">
      <w:pPr>
        <w:pStyle w:val="EndNoteBibliography"/>
        <w:ind w:left="720" w:hanging="720"/>
        <w:rPr>
          <w:noProof/>
        </w:rPr>
      </w:pPr>
      <w:r w:rsidRPr="00AE2736">
        <w:rPr>
          <w:noProof/>
        </w:rPr>
        <w:t>SILVERSIDE, A. 1990. A guide to eyebrights (Euphrasia)  (II) The E. rostkoviana group </w:t>
      </w:r>
      <w:r w:rsidRPr="00AE2736">
        <w:rPr>
          <w:i/>
          <w:noProof/>
        </w:rPr>
        <w:t>Wild Flower Magazine,</w:t>
      </w:r>
      <w:r w:rsidRPr="00AE2736">
        <w:rPr>
          <w:noProof/>
        </w:rPr>
        <w:t xml:space="preserve"> 418</w:t>
      </w:r>
      <w:r w:rsidRPr="00AE2736">
        <w:rPr>
          <w:b/>
          <w:noProof/>
        </w:rPr>
        <w:t>,</w:t>
      </w:r>
      <w:r w:rsidRPr="00AE2736">
        <w:rPr>
          <w:noProof/>
        </w:rPr>
        <w:t xml:space="preserve"> 31-34.</w:t>
      </w:r>
    </w:p>
    <w:p w14:paraId="4AC753B7" w14:textId="77777777" w:rsidR="00AE2736" w:rsidRPr="00AE2736" w:rsidRDefault="00AE2736" w:rsidP="00AE2736">
      <w:pPr>
        <w:pStyle w:val="EndNoteBibliography"/>
        <w:ind w:left="720" w:hanging="720"/>
        <w:rPr>
          <w:noProof/>
        </w:rPr>
      </w:pPr>
      <w:r w:rsidRPr="00AE2736">
        <w:rPr>
          <w:noProof/>
        </w:rPr>
        <w:lastRenderedPageBreak/>
        <w:t xml:space="preserve">SIMPSON, G. G. 1951. THE SPECIES CONCEPT. </w:t>
      </w:r>
      <w:r w:rsidRPr="00AE2736">
        <w:rPr>
          <w:i/>
          <w:noProof/>
        </w:rPr>
        <w:t>Evolution,</w:t>
      </w:r>
      <w:r w:rsidRPr="00AE2736">
        <w:rPr>
          <w:noProof/>
        </w:rPr>
        <w:t xml:space="preserve"> 5</w:t>
      </w:r>
      <w:r w:rsidRPr="00AE2736">
        <w:rPr>
          <w:b/>
          <w:noProof/>
        </w:rPr>
        <w:t>,</w:t>
      </w:r>
      <w:r w:rsidRPr="00AE2736">
        <w:rPr>
          <w:noProof/>
        </w:rPr>
        <w:t xml:space="preserve"> 285-298.</w:t>
      </w:r>
    </w:p>
    <w:p w14:paraId="3EE2D497" w14:textId="77777777" w:rsidR="00AE2736" w:rsidRPr="00AE2736" w:rsidRDefault="00AE2736" w:rsidP="00AE2736">
      <w:pPr>
        <w:pStyle w:val="EndNoteBibliography"/>
        <w:ind w:left="720" w:hanging="720"/>
        <w:rPr>
          <w:noProof/>
        </w:rPr>
      </w:pPr>
      <w:r w:rsidRPr="00AE2736">
        <w:rPr>
          <w:noProof/>
        </w:rPr>
        <w:t xml:space="preserve">SOCHOR, M., VASUT, R. J., SHARBEL, T. F. &amp; TRAVNICEK, B. 2015. How just a few makes a lot: Speciation via reticulation and apomixis on example of European brambles (Rubus subgen. Rubus, Rosaceae). </w:t>
      </w:r>
      <w:r w:rsidRPr="00AE2736">
        <w:rPr>
          <w:i/>
          <w:noProof/>
        </w:rPr>
        <w:t>Molecular Phylogenetics and Evolution,</w:t>
      </w:r>
      <w:r w:rsidRPr="00AE2736">
        <w:rPr>
          <w:noProof/>
        </w:rPr>
        <w:t xml:space="preserve"> 89</w:t>
      </w:r>
      <w:r w:rsidRPr="00AE2736">
        <w:rPr>
          <w:b/>
          <w:noProof/>
        </w:rPr>
        <w:t>,</w:t>
      </w:r>
      <w:r w:rsidRPr="00AE2736">
        <w:rPr>
          <w:noProof/>
        </w:rPr>
        <w:t xml:space="preserve"> 13-27.</w:t>
      </w:r>
    </w:p>
    <w:p w14:paraId="229BB547" w14:textId="77777777" w:rsidR="00AE2736" w:rsidRPr="00AE2736" w:rsidRDefault="00AE2736" w:rsidP="00AE2736">
      <w:pPr>
        <w:pStyle w:val="EndNoteBibliography"/>
        <w:ind w:left="720" w:hanging="720"/>
        <w:rPr>
          <w:noProof/>
        </w:rPr>
      </w:pPr>
      <w:r w:rsidRPr="00AE2736">
        <w:rPr>
          <w:noProof/>
        </w:rPr>
        <w:t xml:space="preserve">SOLTIS, D. E., BUGGS, R. J. A., DOYLE, J. J. &amp; SOLTIS, P. S. 2010. What we still don't know about polyploidy. </w:t>
      </w:r>
      <w:r w:rsidRPr="00AE2736">
        <w:rPr>
          <w:i/>
          <w:noProof/>
        </w:rPr>
        <w:t>Taxon,</w:t>
      </w:r>
      <w:r w:rsidRPr="00AE2736">
        <w:rPr>
          <w:noProof/>
        </w:rPr>
        <w:t xml:space="preserve"> 59</w:t>
      </w:r>
      <w:r w:rsidRPr="00AE2736">
        <w:rPr>
          <w:b/>
          <w:noProof/>
        </w:rPr>
        <w:t>,</w:t>
      </w:r>
      <w:r w:rsidRPr="00AE2736">
        <w:rPr>
          <w:noProof/>
        </w:rPr>
        <w:t xml:space="preserve"> 1387-1403.</w:t>
      </w:r>
    </w:p>
    <w:p w14:paraId="1244C636" w14:textId="77777777" w:rsidR="00AE2736" w:rsidRPr="00AE2736" w:rsidRDefault="00AE2736" w:rsidP="00AE2736">
      <w:pPr>
        <w:pStyle w:val="EndNoteBibliography"/>
        <w:ind w:left="720" w:hanging="720"/>
        <w:rPr>
          <w:noProof/>
        </w:rPr>
      </w:pPr>
      <w:r w:rsidRPr="00AE2736">
        <w:rPr>
          <w:noProof/>
        </w:rPr>
        <w:t xml:space="preserve">SPANIEL, S., MARHOLD, K., FILOVA, B. &amp; ZOZOMOVA-LIHOVA, J. 2011. Genetic and morphological variation in the diploid-polyploid Alyssum montanum in Central Europe: taxonomic and evolutionary considerations. </w:t>
      </w:r>
      <w:r w:rsidRPr="00AE2736">
        <w:rPr>
          <w:i/>
          <w:noProof/>
        </w:rPr>
        <w:t>Plant Systematics and Evolution,</w:t>
      </w:r>
      <w:r w:rsidRPr="00AE2736">
        <w:rPr>
          <w:noProof/>
        </w:rPr>
        <w:t xml:space="preserve"> 294</w:t>
      </w:r>
      <w:r w:rsidRPr="00AE2736">
        <w:rPr>
          <w:b/>
          <w:noProof/>
        </w:rPr>
        <w:t>,</w:t>
      </w:r>
      <w:r w:rsidRPr="00AE2736">
        <w:rPr>
          <w:noProof/>
        </w:rPr>
        <w:t xml:space="preserve"> 1-25.</w:t>
      </w:r>
    </w:p>
    <w:p w14:paraId="4D2C9E8A" w14:textId="77777777" w:rsidR="00AE2736" w:rsidRPr="00AE2736" w:rsidRDefault="00AE2736" w:rsidP="00AE2736">
      <w:pPr>
        <w:pStyle w:val="EndNoteBibliography"/>
        <w:ind w:left="720" w:hanging="720"/>
        <w:rPr>
          <w:noProof/>
        </w:rPr>
      </w:pPr>
      <w:r w:rsidRPr="00AE2736">
        <w:rPr>
          <w:noProof/>
        </w:rPr>
        <w:t xml:space="preserve">SPOELHOF, J. P., SOLTIS, P. S. &amp; SOLTIS, D. E. 2017. Pure polyploidy: Closing the gaps in autopolyploid research. </w:t>
      </w:r>
      <w:r w:rsidRPr="00AE2736">
        <w:rPr>
          <w:i/>
          <w:noProof/>
        </w:rPr>
        <w:t>Journal of Systematics and Evolution,</w:t>
      </w:r>
      <w:r w:rsidRPr="00AE2736">
        <w:rPr>
          <w:noProof/>
        </w:rPr>
        <w:t xml:space="preserve"> 55</w:t>
      </w:r>
      <w:r w:rsidRPr="00AE2736">
        <w:rPr>
          <w:b/>
          <w:noProof/>
        </w:rPr>
        <w:t>,</w:t>
      </w:r>
      <w:r w:rsidRPr="00AE2736">
        <w:rPr>
          <w:noProof/>
        </w:rPr>
        <w:t xml:space="preserve"> 340-352.</w:t>
      </w:r>
    </w:p>
    <w:p w14:paraId="59B6AB09" w14:textId="77777777" w:rsidR="00AE2736" w:rsidRPr="00AE2736" w:rsidRDefault="00AE2736" w:rsidP="00AE2736">
      <w:pPr>
        <w:pStyle w:val="EndNoteBibliography"/>
        <w:ind w:left="720" w:hanging="720"/>
        <w:rPr>
          <w:noProof/>
        </w:rPr>
      </w:pPr>
      <w:r w:rsidRPr="00AE2736">
        <w:rPr>
          <w:noProof/>
        </w:rPr>
        <w:t xml:space="preserve">STACE, C. &amp; CRAWLEY, M. 2015. </w:t>
      </w:r>
      <w:r w:rsidRPr="00AE2736">
        <w:rPr>
          <w:i/>
          <w:noProof/>
        </w:rPr>
        <w:t>Alien Plants</w:t>
      </w:r>
      <w:r w:rsidRPr="00AE2736">
        <w:rPr>
          <w:noProof/>
        </w:rPr>
        <w:t>, William Collins.</w:t>
      </w:r>
    </w:p>
    <w:p w14:paraId="6D9EE085" w14:textId="77777777" w:rsidR="00AE2736" w:rsidRPr="00AE2736" w:rsidRDefault="00AE2736" w:rsidP="00AE2736">
      <w:pPr>
        <w:pStyle w:val="EndNoteBibliography"/>
        <w:ind w:left="720" w:hanging="720"/>
        <w:rPr>
          <w:noProof/>
        </w:rPr>
      </w:pPr>
      <w:r w:rsidRPr="00AE2736">
        <w:rPr>
          <w:noProof/>
        </w:rPr>
        <w:t xml:space="preserve">STACE, C. A. 2019. </w:t>
      </w:r>
      <w:r w:rsidRPr="00AE2736">
        <w:rPr>
          <w:i/>
          <w:noProof/>
        </w:rPr>
        <w:t>New Flora of the British Isles</w:t>
      </w:r>
      <w:r w:rsidRPr="00AE2736">
        <w:rPr>
          <w:noProof/>
        </w:rPr>
        <w:t>, C &amp; M Floristics.</w:t>
      </w:r>
    </w:p>
    <w:p w14:paraId="17634292" w14:textId="77777777" w:rsidR="00AE2736" w:rsidRPr="00AE2736" w:rsidRDefault="00AE2736" w:rsidP="00AE2736">
      <w:pPr>
        <w:pStyle w:val="EndNoteBibliography"/>
        <w:ind w:left="720" w:hanging="720"/>
        <w:rPr>
          <w:noProof/>
        </w:rPr>
      </w:pPr>
      <w:r w:rsidRPr="00AE2736">
        <w:rPr>
          <w:noProof/>
        </w:rPr>
        <w:t xml:space="preserve">STACE, C. A., C D. PRESTON &amp; PEARMAN, D. 2015. </w:t>
      </w:r>
      <w:r w:rsidRPr="00AE2736">
        <w:rPr>
          <w:i/>
          <w:noProof/>
        </w:rPr>
        <w:t>Hybrid Flora of the British Isles,</w:t>
      </w:r>
      <w:r w:rsidRPr="00AE2736">
        <w:rPr>
          <w:noProof/>
        </w:rPr>
        <w:t> Bristol, :Botanical Society of Britain &amp; Ireland.</w:t>
      </w:r>
    </w:p>
    <w:p w14:paraId="7AD5952F" w14:textId="77777777" w:rsidR="00AE2736" w:rsidRPr="00AE2736" w:rsidRDefault="00AE2736" w:rsidP="00AE2736">
      <w:pPr>
        <w:pStyle w:val="EndNoteBibliography"/>
        <w:ind w:left="720" w:hanging="720"/>
        <w:rPr>
          <w:noProof/>
        </w:rPr>
      </w:pPr>
      <w:r w:rsidRPr="00AE2736">
        <w:rPr>
          <w:noProof/>
        </w:rPr>
        <w:t xml:space="preserve">STENBERG, P., LUNDMARK, M., KNUTELSKI, S. &amp; SAURA, A. 2003. Evolution of clonality and polyploidy in a weevil system. </w:t>
      </w:r>
      <w:r w:rsidRPr="00AE2736">
        <w:rPr>
          <w:i/>
          <w:noProof/>
        </w:rPr>
        <w:t>Molecular Biology and Evolution,</w:t>
      </w:r>
      <w:r w:rsidRPr="00AE2736">
        <w:rPr>
          <w:noProof/>
        </w:rPr>
        <w:t xml:space="preserve"> 20</w:t>
      </w:r>
      <w:r w:rsidRPr="00AE2736">
        <w:rPr>
          <w:b/>
          <w:noProof/>
        </w:rPr>
        <w:t>,</w:t>
      </w:r>
      <w:r w:rsidRPr="00AE2736">
        <w:rPr>
          <w:noProof/>
        </w:rPr>
        <w:t xml:space="preserve"> 1626-1632.</w:t>
      </w:r>
    </w:p>
    <w:p w14:paraId="2E2E576A" w14:textId="77777777" w:rsidR="00AE2736" w:rsidRPr="00AE2736" w:rsidRDefault="00AE2736" w:rsidP="00AE2736">
      <w:pPr>
        <w:pStyle w:val="EndNoteBibliography"/>
        <w:ind w:left="720" w:hanging="720"/>
        <w:rPr>
          <w:noProof/>
        </w:rPr>
      </w:pPr>
      <w:r w:rsidRPr="00AE2736">
        <w:rPr>
          <w:noProof/>
        </w:rPr>
        <w:t xml:space="preserve">SVENSSON, B. M. &amp; CARLSSON, B. A. 2004. Significance of time of attachment, host type, and neighbouring hemiparasites in determining fitness in two endangered grassland hemiparasites. </w:t>
      </w:r>
      <w:r w:rsidRPr="00AE2736">
        <w:rPr>
          <w:i/>
          <w:noProof/>
        </w:rPr>
        <w:t>Annales Botanici Fennici,</w:t>
      </w:r>
      <w:r w:rsidRPr="00AE2736">
        <w:rPr>
          <w:noProof/>
        </w:rPr>
        <w:t xml:space="preserve"> 41</w:t>
      </w:r>
      <w:r w:rsidRPr="00AE2736">
        <w:rPr>
          <w:b/>
          <w:noProof/>
        </w:rPr>
        <w:t>,</w:t>
      </w:r>
      <w:r w:rsidRPr="00AE2736">
        <w:rPr>
          <w:noProof/>
        </w:rPr>
        <w:t xml:space="preserve"> 63-75.</w:t>
      </w:r>
    </w:p>
    <w:p w14:paraId="01A38D7C" w14:textId="77777777" w:rsidR="00AE2736" w:rsidRPr="00AE2736" w:rsidRDefault="00AE2736" w:rsidP="00AE2736">
      <w:pPr>
        <w:pStyle w:val="EndNoteBibliography"/>
        <w:ind w:left="720" w:hanging="720"/>
        <w:rPr>
          <w:noProof/>
        </w:rPr>
      </w:pPr>
      <w:r w:rsidRPr="00AE2736">
        <w:rPr>
          <w:noProof/>
        </w:rPr>
        <w:t xml:space="preserve">THOROGOOD, C. J., RUMSEY, F. J. &amp; HISCOCK, S. J. 2009. Host-specific races in the holoparasitic angiosperm Orobanche minor: implications for speciation in parasitic plants. </w:t>
      </w:r>
      <w:r w:rsidRPr="00AE2736">
        <w:rPr>
          <w:i/>
          <w:noProof/>
        </w:rPr>
        <w:t>Annals of Botany,</w:t>
      </w:r>
      <w:r w:rsidRPr="00AE2736">
        <w:rPr>
          <w:noProof/>
        </w:rPr>
        <w:t xml:space="preserve"> 103</w:t>
      </w:r>
      <w:r w:rsidRPr="00AE2736">
        <w:rPr>
          <w:b/>
          <w:noProof/>
        </w:rPr>
        <w:t>,</w:t>
      </w:r>
      <w:r w:rsidRPr="00AE2736">
        <w:rPr>
          <w:noProof/>
        </w:rPr>
        <w:t xml:space="preserve"> 1005-1014.</w:t>
      </w:r>
    </w:p>
    <w:p w14:paraId="45DE3D41" w14:textId="77777777" w:rsidR="00AE2736" w:rsidRPr="00AE2736" w:rsidRDefault="00AE2736" w:rsidP="00AE2736">
      <w:pPr>
        <w:pStyle w:val="EndNoteBibliography"/>
        <w:ind w:left="720" w:hanging="720"/>
        <w:rPr>
          <w:noProof/>
        </w:rPr>
      </w:pPr>
      <w:r w:rsidRPr="00AE2736">
        <w:rPr>
          <w:noProof/>
        </w:rPr>
        <w:t xml:space="preserve">TSAI, Y. H. E. &amp; MANOS, P. S. 2010. Host density drives the postglacial migration of the tree parasite, Epifagus virginiana. </w:t>
      </w:r>
      <w:r w:rsidRPr="00AE2736">
        <w:rPr>
          <w:i/>
          <w:noProof/>
        </w:rPr>
        <w:t>Proceedings of the National Academy of Sciences of the United States of America,</w:t>
      </w:r>
      <w:r w:rsidRPr="00AE2736">
        <w:rPr>
          <w:noProof/>
        </w:rPr>
        <w:t xml:space="preserve"> 107</w:t>
      </w:r>
      <w:r w:rsidRPr="00AE2736">
        <w:rPr>
          <w:b/>
          <w:noProof/>
        </w:rPr>
        <w:t>,</w:t>
      </w:r>
      <w:r w:rsidRPr="00AE2736">
        <w:rPr>
          <w:noProof/>
        </w:rPr>
        <w:t xml:space="preserve"> 17035-17040.</w:t>
      </w:r>
    </w:p>
    <w:p w14:paraId="3C7528A2" w14:textId="77777777" w:rsidR="00AE2736" w:rsidRPr="00AE2736" w:rsidRDefault="00AE2736" w:rsidP="00AE2736">
      <w:pPr>
        <w:pStyle w:val="EndNoteBibliography"/>
        <w:ind w:left="720" w:hanging="720"/>
        <w:rPr>
          <w:noProof/>
        </w:rPr>
      </w:pPr>
      <w:r w:rsidRPr="00AE2736">
        <w:rPr>
          <w:noProof/>
        </w:rPr>
        <w:t xml:space="preserve">TWYFORD, A. D. 2018. Parasitic plants. </w:t>
      </w:r>
      <w:r w:rsidRPr="00AE2736">
        <w:rPr>
          <w:i/>
          <w:noProof/>
        </w:rPr>
        <w:t>Current Biology,</w:t>
      </w:r>
      <w:r w:rsidRPr="00AE2736">
        <w:rPr>
          <w:noProof/>
        </w:rPr>
        <w:t xml:space="preserve"> 28</w:t>
      </w:r>
      <w:r w:rsidRPr="00AE2736">
        <w:rPr>
          <w:b/>
          <w:noProof/>
        </w:rPr>
        <w:t>,</w:t>
      </w:r>
      <w:r w:rsidRPr="00AE2736">
        <w:rPr>
          <w:noProof/>
        </w:rPr>
        <w:t xml:space="preserve"> R857-R859.</w:t>
      </w:r>
    </w:p>
    <w:p w14:paraId="79DF10E1" w14:textId="77777777" w:rsidR="00AE2736" w:rsidRPr="00AE2736" w:rsidRDefault="00AE2736" w:rsidP="00AE2736">
      <w:pPr>
        <w:pStyle w:val="EndNoteBibliography"/>
        <w:ind w:left="720" w:hanging="720"/>
        <w:rPr>
          <w:noProof/>
        </w:rPr>
      </w:pPr>
      <w:r w:rsidRPr="00AE2736">
        <w:rPr>
          <w:noProof/>
        </w:rPr>
        <w:t xml:space="preserve">TWYFORD, A. D. &amp; ENNOS, R. A. 2012. Next-generation hybridization and introgression. </w:t>
      </w:r>
      <w:r w:rsidRPr="00AE2736">
        <w:rPr>
          <w:i/>
          <w:noProof/>
        </w:rPr>
        <w:t>Heredity (Edinb),</w:t>
      </w:r>
      <w:r w:rsidRPr="00AE2736">
        <w:rPr>
          <w:noProof/>
        </w:rPr>
        <w:t xml:space="preserve"> 108</w:t>
      </w:r>
      <w:r w:rsidRPr="00AE2736">
        <w:rPr>
          <w:b/>
          <w:noProof/>
        </w:rPr>
        <w:t>,</w:t>
      </w:r>
      <w:r w:rsidRPr="00AE2736">
        <w:rPr>
          <w:noProof/>
        </w:rPr>
        <w:t xml:space="preserve"> 179-89.</w:t>
      </w:r>
    </w:p>
    <w:p w14:paraId="16540507" w14:textId="77777777" w:rsidR="00AE2736" w:rsidRPr="00AE2736" w:rsidRDefault="00AE2736" w:rsidP="00AE2736">
      <w:pPr>
        <w:pStyle w:val="EndNoteBibliography"/>
        <w:ind w:left="720" w:hanging="720"/>
        <w:rPr>
          <w:noProof/>
        </w:rPr>
      </w:pPr>
      <w:r w:rsidRPr="00AE2736">
        <w:rPr>
          <w:noProof/>
        </w:rPr>
        <w:t xml:space="preserve">WANG, X. M., GUSSAROVA, G., RUHSAM, M., DE VERE, N., METHERELL, C., HOLLINGSWORTH, P. M. &amp; TWYFORD, A. D. 2018. DNA barcoding a taxonomically complex hemiparasitic genus reveals deep divergence between ploidy levels but lack of species-level resolution. </w:t>
      </w:r>
      <w:r w:rsidRPr="00AE2736">
        <w:rPr>
          <w:i/>
          <w:noProof/>
        </w:rPr>
        <w:t>Aob Plants,</w:t>
      </w:r>
      <w:r w:rsidRPr="00AE2736">
        <w:rPr>
          <w:noProof/>
        </w:rPr>
        <w:t xml:space="preserve"> 10</w:t>
      </w:r>
      <w:r w:rsidRPr="00AE2736">
        <w:rPr>
          <w:b/>
          <w:noProof/>
        </w:rPr>
        <w:t>,</w:t>
      </w:r>
      <w:r w:rsidRPr="00AE2736">
        <w:rPr>
          <w:noProof/>
        </w:rPr>
        <w:t xml:space="preserve"> 13.</w:t>
      </w:r>
    </w:p>
    <w:p w14:paraId="45D04BFF" w14:textId="77777777" w:rsidR="00AE2736" w:rsidRPr="00AE2736" w:rsidRDefault="00AE2736" w:rsidP="00AE2736">
      <w:pPr>
        <w:pStyle w:val="EndNoteBibliography"/>
        <w:ind w:left="720" w:hanging="720"/>
        <w:rPr>
          <w:noProof/>
        </w:rPr>
      </w:pPr>
      <w:r w:rsidRPr="00AE2736">
        <w:rPr>
          <w:noProof/>
        </w:rPr>
        <w:t xml:space="preserve">WENDEL, J. F. 2015. The wondrous cycles of polyploidy in plants. </w:t>
      </w:r>
      <w:r w:rsidRPr="00AE2736">
        <w:rPr>
          <w:i/>
          <w:noProof/>
        </w:rPr>
        <w:t>American Journal of Botany,</w:t>
      </w:r>
      <w:r w:rsidRPr="00AE2736">
        <w:rPr>
          <w:noProof/>
        </w:rPr>
        <w:t xml:space="preserve"> 102</w:t>
      </w:r>
      <w:r w:rsidRPr="00AE2736">
        <w:rPr>
          <w:b/>
          <w:noProof/>
        </w:rPr>
        <w:t>,</w:t>
      </w:r>
      <w:r w:rsidRPr="00AE2736">
        <w:rPr>
          <w:noProof/>
        </w:rPr>
        <w:t xml:space="preserve"> 1753-1756.</w:t>
      </w:r>
    </w:p>
    <w:p w14:paraId="333D048C" w14:textId="77777777" w:rsidR="00AE2736" w:rsidRPr="00AE2736" w:rsidRDefault="00AE2736" w:rsidP="00AE2736">
      <w:pPr>
        <w:pStyle w:val="EndNoteBibliography"/>
        <w:ind w:left="720" w:hanging="720"/>
        <w:rPr>
          <w:noProof/>
        </w:rPr>
      </w:pPr>
      <w:r w:rsidRPr="00AE2736">
        <w:rPr>
          <w:noProof/>
        </w:rPr>
        <w:t xml:space="preserve">WETTSTEIN, R. V. 1896. Zur Systematik der Europäischen </w:t>
      </w:r>
      <w:r w:rsidRPr="00AE2736">
        <w:rPr>
          <w:i/>
          <w:noProof/>
        </w:rPr>
        <w:t>Euphrasia</w:t>
      </w:r>
      <w:r w:rsidRPr="00AE2736">
        <w:rPr>
          <w:noProof/>
        </w:rPr>
        <w:t xml:space="preserve">-Arten. </w:t>
      </w:r>
      <w:r w:rsidRPr="00AE2736">
        <w:rPr>
          <w:i/>
          <w:noProof/>
        </w:rPr>
        <w:t>Österreichische Botanische Zeitschrift,</w:t>
      </w:r>
      <w:r w:rsidRPr="00AE2736">
        <w:rPr>
          <w:noProof/>
        </w:rPr>
        <w:t xml:space="preserve"> 46</w:t>
      </w:r>
      <w:r w:rsidRPr="00AE2736">
        <w:rPr>
          <w:b/>
          <w:noProof/>
        </w:rPr>
        <w:t>,</w:t>
      </w:r>
      <w:r w:rsidRPr="00AE2736">
        <w:rPr>
          <w:noProof/>
        </w:rPr>
        <w:t xml:space="preserve"> 381-386.</w:t>
      </w:r>
    </w:p>
    <w:p w14:paraId="3DCE97D2" w14:textId="77777777" w:rsidR="00AE2736" w:rsidRPr="00AE2736" w:rsidRDefault="00AE2736" w:rsidP="00AE2736">
      <w:pPr>
        <w:pStyle w:val="EndNoteBibliography"/>
        <w:ind w:left="720" w:hanging="720"/>
        <w:rPr>
          <w:noProof/>
        </w:rPr>
      </w:pPr>
      <w:r w:rsidRPr="00AE2736">
        <w:rPr>
          <w:noProof/>
        </w:rPr>
        <w:t xml:space="preserve">WILKINS, D. A. 1963. PLASTICITY AND ESTABLISHMENT IN EUPHRASIA. </w:t>
      </w:r>
      <w:r w:rsidRPr="00AE2736">
        <w:rPr>
          <w:i/>
          <w:noProof/>
        </w:rPr>
        <w:t>Annals of Botany,</w:t>
      </w:r>
      <w:r w:rsidRPr="00AE2736">
        <w:rPr>
          <w:noProof/>
        </w:rPr>
        <w:t xml:space="preserve"> 27</w:t>
      </w:r>
      <w:r w:rsidRPr="00AE2736">
        <w:rPr>
          <w:b/>
          <w:noProof/>
        </w:rPr>
        <w:t>,</w:t>
      </w:r>
      <w:r w:rsidRPr="00AE2736">
        <w:rPr>
          <w:noProof/>
        </w:rPr>
        <w:t xml:space="preserve"> 533-&amp;.</w:t>
      </w:r>
    </w:p>
    <w:p w14:paraId="57CB541A" w14:textId="77777777" w:rsidR="00AE2736" w:rsidRPr="00AE2736" w:rsidRDefault="00AE2736" w:rsidP="00AE2736">
      <w:pPr>
        <w:pStyle w:val="EndNoteBibliography"/>
        <w:ind w:left="720" w:hanging="720"/>
        <w:rPr>
          <w:noProof/>
        </w:rPr>
      </w:pPr>
      <w:r w:rsidRPr="00AE2736">
        <w:rPr>
          <w:noProof/>
        </w:rPr>
        <w:t xml:space="preserve">WILSON, J., PERRY, A., SHEPHERD, J. R., DURAN-CASTILLO, M., JEFFREE, C. E. &amp; CAVERS, S. 2020. Invasion, isolation and evolution shape population genetic structure in Campanula rotundifolia. </w:t>
      </w:r>
      <w:r w:rsidRPr="00AE2736">
        <w:rPr>
          <w:i/>
          <w:noProof/>
        </w:rPr>
        <w:t>Aob Plants,</w:t>
      </w:r>
      <w:r w:rsidRPr="00AE2736">
        <w:rPr>
          <w:noProof/>
        </w:rPr>
        <w:t xml:space="preserve"> 12.</w:t>
      </w:r>
    </w:p>
    <w:p w14:paraId="23360472" w14:textId="77777777" w:rsidR="00AE2736" w:rsidRPr="00AE2736" w:rsidRDefault="00AE2736" w:rsidP="00AE2736">
      <w:pPr>
        <w:pStyle w:val="EndNoteBibliography"/>
        <w:ind w:left="720" w:hanging="720"/>
        <w:rPr>
          <w:noProof/>
        </w:rPr>
      </w:pPr>
      <w:r w:rsidRPr="00AE2736">
        <w:rPr>
          <w:noProof/>
        </w:rPr>
        <w:t xml:space="preserve">WITTZELL, H. 1999. Chloroplast DNA variation and reticulate evolution in sexual and apomictic sections of dandelions. </w:t>
      </w:r>
      <w:r w:rsidRPr="00AE2736">
        <w:rPr>
          <w:i/>
          <w:noProof/>
        </w:rPr>
        <w:t>Molecular Ecology,</w:t>
      </w:r>
      <w:r w:rsidRPr="00AE2736">
        <w:rPr>
          <w:noProof/>
        </w:rPr>
        <w:t xml:space="preserve"> 8</w:t>
      </w:r>
      <w:r w:rsidRPr="00AE2736">
        <w:rPr>
          <w:b/>
          <w:noProof/>
        </w:rPr>
        <w:t>,</w:t>
      </w:r>
      <w:r w:rsidRPr="00AE2736">
        <w:rPr>
          <w:noProof/>
        </w:rPr>
        <w:t xml:space="preserve"> 2023-2035.</w:t>
      </w:r>
    </w:p>
    <w:p w14:paraId="4BDA6B31" w14:textId="77777777" w:rsidR="00AE2736" w:rsidRPr="00AE2736" w:rsidRDefault="00AE2736" w:rsidP="00AE2736">
      <w:pPr>
        <w:pStyle w:val="EndNoteBibliography"/>
        <w:ind w:left="720" w:hanging="720"/>
        <w:rPr>
          <w:noProof/>
        </w:rPr>
      </w:pPr>
      <w:r w:rsidRPr="00AE2736">
        <w:rPr>
          <w:noProof/>
        </w:rPr>
        <w:t xml:space="preserve">YEO, P. 1964. The Growth of Euphrasia in Cultivation. </w:t>
      </w:r>
      <w:r w:rsidRPr="00AE2736">
        <w:rPr>
          <w:i/>
          <w:noProof/>
        </w:rPr>
        <w:t>Watsonia,</w:t>
      </w:r>
      <w:r w:rsidRPr="00AE2736">
        <w:rPr>
          <w:noProof/>
        </w:rPr>
        <w:t xml:space="preserve"> 6</w:t>
      </w:r>
      <w:r w:rsidRPr="00AE2736">
        <w:rPr>
          <w:b/>
          <w:noProof/>
        </w:rPr>
        <w:t>,</w:t>
      </w:r>
      <w:r w:rsidRPr="00AE2736">
        <w:rPr>
          <w:noProof/>
        </w:rPr>
        <w:t xml:space="preserve"> 1-24.</w:t>
      </w:r>
    </w:p>
    <w:p w14:paraId="175A9CF1" w14:textId="77777777" w:rsidR="00AE2736" w:rsidRPr="00AE2736" w:rsidRDefault="00AE2736" w:rsidP="00AE2736">
      <w:pPr>
        <w:pStyle w:val="EndNoteBibliography"/>
        <w:ind w:left="720" w:hanging="720"/>
        <w:rPr>
          <w:noProof/>
        </w:rPr>
      </w:pPr>
      <w:r w:rsidRPr="00AE2736">
        <w:rPr>
          <w:noProof/>
        </w:rPr>
        <w:t>YEO, P. 1968. The Evolutionary Significance of the Speciation of Euphrasia in Europe</w:t>
      </w:r>
    </w:p>
    <w:p w14:paraId="58EF94EC" w14:textId="77777777" w:rsidR="00AE2736" w:rsidRPr="00AE2736" w:rsidRDefault="00AE2736" w:rsidP="00AE2736">
      <w:pPr>
        <w:pStyle w:val="EndNoteBibliography"/>
        <w:rPr>
          <w:noProof/>
        </w:rPr>
      </w:pPr>
      <w:r w:rsidRPr="00AE2736">
        <w:rPr>
          <w:noProof/>
        </w:rPr>
        <w:lastRenderedPageBreak/>
        <w:t> </w:t>
      </w:r>
      <w:r w:rsidRPr="00AE2736">
        <w:rPr>
          <w:i/>
          <w:noProof/>
        </w:rPr>
        <w:t>Evolution,</w:t>
      </w:r>
      <w:r w:rsidRPr="00AE2736">
        <w:rPr>
          <w:noProof/>
        </w:rPr>
        <w:t xml:space="preserve"> 22</w:t>
      </w:r>
      <w:r w:rsidRPr="00AE2736">
        <w:rPr>
          <w:b/>
          <w:noProof/>
        </w:rPr>
        <w:t>,</w:t>
      </w:r>
      <w:r w:rsidRPr="00AE2736">
        <w:rPr>
          <w:noProof/>
        </w:rPr>
        <w:t xml:space="preserve"> 736-747.</w:t>
      </w:r>
    </w:p>
    <w:p w14:paraId="4657EF3E" w14:textId="77777777" w:rsidR="00AE2736" w:rsidRPr="00AE2736" w:rsidRDefault="00AE2736" w:rsidP="00AE2736">
      <w:pPr>
        <w:pStyle w:val="EndNoteBibliography"/>
        <w:ind w:left="720" w:hanging="720"/>
        <w:rPr>
          <w:noProof/>
        </w:rPr>
      </w:pPr>
      <w:r w:rsidRPr="00AE2736">
        <w:rPr>
          <w:noProof/>
        </w:rPr>
        <w:t xml:space="preserve">YEO, P. F. 1954. The cytology of British species of Euphrasia. </w:t>
      </w:r>
      <w:r w:rsidRPr="00AE2736">
        <w:rPr>
          <w:i/>
          <w:noProof/>
        </w:rPr>
        <w:t>Watsonia,</w:t>
      </w:r>
      <w:r w:rsidRPr="00AE2736">
        <w:rPr>
          <w:noProof/>
        </w:rPr>
        <w:t xml:space="preserve"> 3</w:t>
      </w:r>
      <w:r w:rsidRPr="00AE2736">
        <w:rPr>
          <w:b/>
          <w:noProof/>
        </w:rPr>
        <w:t>,</w:t>
      </w:r>
      <w:r w:rsidRPr="00AE2736">
        <w:rPr>
          <w:noProof/>
        </w:rPr>
        <w:t xml:space="preserve"> 101-108.</w:t>
      </w:r>
    </w:p>
    <w:p w14:paraId="70983156" w14:textId="77777777" w:rsidR="00AE2736" w:rsidRPr="00AE2736" w:rsidRDefault="00AE2736" w:rsidP="00AE2736">
      <w:pPr>
        <w:pStyle w:val="EndNoteBibliography"/>
        <w:ind w:left="720" w:hanging="720"/>
        <w:rPr>
          <w:noProof/>
        </w:rPr>
      </w:pPr>
      <w:r w:rsidRPr="00AE2736">
        <w:rPr>
          <w:noProof/>
        </w:rPr>
        <w:t xml:space="preserve">YEO, P. F. 1956. Hybridisation between diploid and tetraploid species of </w:t>
      </w:r>
      <w:r w:rsidRPr="00AE2736">
        <w:rPr>
          <w:i/>
          <w:noProof/>
        </w:rPr>
        <w:t>Euphrasia</w:t>
      </w:r>
      <w:r w:rsidRPr="00AE2736">
        <w:rPr>
          <w:noProof/>
        </w:rPr>
        <w:t xml:space="preserve">. </w:t>
      </w:r>
      <w:r w:rsidRPr="00AE2736">
        <w:rPr>
          <w:i/>
          <w:noProof/>
        </w:rPr>
        <w:t>Watsonia,</w:t>
      </w:r>
      <w:r w:rsidRPr="00AE2736">
        <w:rPr>
          <w:noProof/>
        </w:rPr>
        <w:t xml:space="preserve"> 3</w:t>
      </w:r>
      <w:r w:rsidRPr="00AE2736">
        <w:rPr>
          <w:b/>
          <w:noProof/>
        </w:rPr>
        <w:t>,</w:t>
      </w:r>
      <w:r w:rsidRPr="00AE2736">
        <w:rPr>
          <w:noProof/>
        </w:rPr>
        <w:t xml:space="preserve"> 253-269.</w:t>
      </w:r>
    </w:p>
    <w:p w14:paraId="1B33D5FF" w14:textId="77777777" w:rsidR="00AE2736" w:rsidRPr="00AE2736" w:rsidRDefault="00AE2736" w:rsidP="00AE2736">
      <w:pPr>
        <w:pStyle w:val="EndNoteBibliography"/>
        <w:ind w:left="720" w:hanging="720"/>
        <w:rPr>
          <w:noProof/>
        </w:rPr>
      </w:pPr>
      <w:r w:rsidRPr="00AE2736">
        <w:rPr>
          <w:noProof/>
        </w:rPr>
        <w:t xml:space="preserve">YEO, P. F. 1978. A taxonomic revision of </w:t>
      </w:r>
      <w:r w:rsidRPr="00AE2736">
        <w:rPr>
          <w:i/>
          <w:noProof/>
        </w:rPr>
        <w:t>Euphrasia</w:t>
      </w:r>
      <w:r w:rsidRPr="00AE2736">
        <w:rPr>
          <w:noProof/>
        </w:rPr>
        <w:t xml:space="preserve"> in Europe. </w:t>
      </w:r>
      <w:r w:rsidRPr="00AE2736">
        <w:rPr>
          <w:i/>
          <w:noProof/>
        </w:rPr>
        <w:t>Botanical Journal of the Linnean Society,</w:t>
      </w:r>
      <w:r w:rsidRPr="00AE2736">
        <w:rPr>
          <w:noProof/>
        </w:rPr>
        <w:t xml:space="preserve"> 77</w:t>
      </w:r>
      <w:r w:rsidRPr="00AE2736">
        <w:rPr>
          <w:b/>
          <w:noProof/>
        </w:rPr>
        <w:t>,</w:t>
      </w:r>
      <w:r w:rsidRPr="00AE2736">
        <w:rPr>
          <w:noProof/>
        </w:rPr>
        <w:t xml:space="preserve"> 223-334.</w:t>
      </w:r>
    </w:p>
    <w:p w14:paraId="20F22895" w14:textId="77777777" w:rsidR="00AE2736" w:rsidRPr="00AE2736" w:rsidRDefault="00AE2736" w:rsidP="00AE2736">
      <w:pPr>
        <w:pStyle w:val="EndNoteBibliography"/>
        <w:ind w:left="720" w:hanging="720"/>
        <w:rPr>
          <w:noProof/>
        </w:rPr>
      </w:pPr>
      <w:r w:rsidRPr="00AE2736">
        <w:rPr>
          <w:noProof/>
        </w:rPr>
        <w:t xml:space="preserve">ZHOU, M. M., YANG, G. Q., SUN, G. L., GUO, Z. H., GONG, X. &amp; PAN, Y. Z. 2020. Resolving complicated relationships of the Panax bipinnati fi dus complex in southwestern China by RAD-seq data. </w:t>
      </w:r>
      <w:r w:rsidRPr="00AE2736">
        <w:rPr>
          <w:i/>
          <w:noProof/>
        </w:rPr>
        <w:t>Molecular Phylogenetics and Evolution,</w:t>
      </w:r>
      <w:r w:rsidRPr="00AE2736">
        <w:rPr>
          <w:noProof/>
        </w:rPr>
        <w:t xml:space="preserve"> 149.</w:t>
      </w:r>
    </w:p>
    <w:p w14:paraId="39AC6423" w14:textId="77777777" w:rsidR="00AE2736" w:rsidRPr="00AE2736" w:rsidRDefault="00AE2736" w:rsidP="00AE2736">
      <w:pPr>
        <w:pStyle w:val="EndNoteBibliography"/>
        <w:ind w:left="720" w:hanging="720"/>
        <w:rPr>
          <w:noProof/>
        </w:rPr>
      </w:pPr>
      <w:r w:rsidRPr="00AE2736">
        <w:rPr>
          <w:noProof/>
        </w:rPr>
        <w:t xml:space="preserve">ZOHARY, D. &amp; NUR, U. 1959. NATURAL TRIPLOIDS IN THE ORCHARD GRASS, DACTYLIS-GLOMERATA L POLYPLOID COMPLEX AND THEIR SIGNIFICANCE FOR GENE FLOW FROM DIPLOID TO TETRAPLOID LEVELS. </w:t>
      </w:r>
      <w:r w:rsidRPr="00AE2736">
        <w:rPr>
          <w:i/>
          <w:noProof/>
        </w:rPr>
        <w:t>Evolution,</w:t>
      </w:r>
      <w:r w:rsidRPr="00AE2736">
        <w:rPr>
          <w:noProof/>
        </w:rPr>
        <w:t xml:space="preserve"> 13</w:t>
      </w:r>
      <w:r w:rsidRPr="00AE2736">
        <w:rPr>
          <w:b/>
          <w:noProof/>
        </w:rPr>
        <w:t>,</w:t>
      </w:r>
      <w:r w:rsidRPr="00AE2736">
        <w:rPr>
          <w:noProof/>
        </w:rPr>
        <w:t xml:space="preserve"> 311-317.</w:t>
      </w:r>
    </w:p>
    <w:p w14:paraId="66999CA3" w14:textId="279C7E77" w:rsidR="00AA65E9" w:rsidRDefault="00BD2895" w:rsidP="004D5C46">
      <w:r>
        <w:fldChar w:fldCharType="end"/>
      </w:r>
    </w:p>
    <w:sectPr w:rsidR="00AA65E9" w:rsidSect="00F4209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447F3" w14:textId="77777777" w:rsidR="00590D57" w:rsidRDefault="00590D57" w:rsidP="00D84315">
      <w:r>
        <w:separator/>
      </w:r>
    </w:p>
  </w:endnote>
  <w:endnote w:type="continuationSeparator" w:id="0">
    <w:p w14:paraId="2A67E6C0" w14:textId="77777777" w:rsidR="00590D57" w:rsidRDefault="00590D57" w:rsidP="00D84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EE1A3" w14:textId="77777777" w:rsidR="00590D57" w:rsidRDefault="00590D57" w:rsidP="00D84315">
      <w:r>
        <w:separator/>
      </w:r>
    </w:p>
  </w:footnote>
  <w:footnote w:type="continuationSeparator" w:id="0">
    <w:p w14:paraId="1A4C2E05" w14:textId="77777777" w:rsidR="00590D57" w:rsidRDefault="00590D57" w:rsidP="00D84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60EEA"/>
    <w:multiLevelType w:val="hybridMultilevel"/>
    <w:tmpl w:val="FE64C5B6"/>
    <w:lvl w:ilvl="0" w:tplc="7E9A574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874AF"/>
    <w:multiLevelType w:val="hybridMultilevel"/>
    <w:tmpl w:val="14CAFC50"/>
    <w:lvl w:ilvl="0" w:tplc="BCA80E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1563D"/>
    <w:multiLevelType w:val="hybridMultilevel"/>
    <w:tmpl w:val="C78A8A64"/>
    <w:lvl w:ilvl="0" w:tplc="922629F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23498"/>
    <w:multiLevelType w:val="hybridMultilevel"/>
    <w:tmpl w:val="71AEA7AA"/>
    <w:lvl w:ilvl="0" w:tplc="9970F1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7458A4"/>
    <w:multiLevelType w:val="hybridMultilevel"/>
    <w:tmpl w:val="503447F6"/>
    <w:lvl w:ilvl="0" w:tplc="67B4E1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 Max">
    <w15:presenceInfo w15:providerId="AD" w15:userId="S::s1583628@ed.ac.uk::f3829f46-5249-43f1-8f6b-1b71b1776f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v5pzvwrkefxw5ez0dn5522yetsaer2px2s0&quot;&gt;My EndNote Library 2&lt;record-ids&gt;&lt;item&gt;269&lt;/item&gt;&lt;item&gt;287&lt;/item&gt;&lt;item&gt;347&lt;/item&gt;&lt;item&gt;375&lt;/item&gt;&lt;item&gt;379&lt;/item&gt;&lt;item&gt;383&lt;/item&gt;&lt;item&gt;386&lt;/item&gt;&lt;item&gt;391&lt;/item&gt;&lt;item&gt;404&lt;/item&gt;&lt;item&gt;407&lt;/item&gt;&lt;item&gt;422&lt;/item&gt;&lt;item&gt;423&lt;/item&gt;&lt;item&gt;424&lt;/item&gt;&lt;item&gt;677&lt;/item&gt;&lt;item&gt;788&lt;/item&gt;&lt;item&gt;842&lt;/item&gt;&lt;item&gt;867&lt;/item&gt;&lt;item&gt;918&lt;/item&gt;&lt;item&gt;927&lt;/item&gt;&lt;item&gt;930&lt;/item&gt;&lt;item&gt;935&lt;/item&gt;&lt;item&gt;940&lt;/item&gt;&lt;item&gt;941&lt;/item&gt;&lt;item&gt;947&lt;/item&gt;&lt;item&gt;949&lt;/item&gt;&lt;item&gt;963&lt;/item&gt;&lt;item&gt;966&lt;/item&gt;&lt;item&gt;980&lt;/item&gt;&lt;item&gt;989&lt;/item&gt;&lt;item&gt;991&lt;/item&gt;&lt;item&gt;1007&lt;/item&gt;&lt;item&gt;1021&lt;/item&gt;&lt;item&gt;1022&lt;/item&gt;&lt;item&gt;1054&lt;/item&gt;&lt;item&gt;1140&lt;/item&gt;&lt;item&gt;1148&lt;/item&gt;&lt;item&gt;1152&lt;/item&gt;&lt;item&gt;1156&lt;/item&gt;&lt;item&gt;1157&lt;/item&gt;&lt;item&gt;1171&lt;/item&gt;&lt;item&gt;1188&lt;/item&gt;&lt;item&gt;1189&lt;/item&gt;&lt;item&gt;1194&lt;/item&gt;&lt;item&gt;1270&lt;/item&gt;&lt;item&gt;1285&lt;/item&gt;&lt;item&gt;1286&lt;/item&gt;&lt;item&gt;1309&lt;/item&gt;&lt;item&gt;1310&lt;/item&gt;&lt;item&gt;1326&lt;/item&gt;&lt;item&gt;1343&lt;/item&gt;&lt;item&gt;1344&lt;/item&gt;&lt;item&gt;1345&lt;/item&gt;&lt;item&gt;1359&lt;/item&gt;&lt;item&gt;1398&lt;/item&gt;&lt;item&gt;1400&lt;/item&gt;&lt;item&gt;1413&lt;/item&gt;&lt;item&gt;1434&lt;/item&gt;&lt;item&gt;1468&lt;/item&gt;&lt;item&gt;1469&lt;/item&gt;&lt;item&gt;1473&lt;/item&gt;&lt;item&gt;1474&lt;/item&gt;&lt;item&gt;1475&lt;/item&gt;&lt;item&gt;1476&lt;/item&gt;&lt;item&gt;1477&lt;/item&gt;&lt;item&gt;1478&lt;/item&gt;&lt;item&gt;1479&lt;/item&gt;&lt;item&gt;1480&lt;/item&gt;&lt;item&gt;1481&lt;/item&gt;&lt;item&gt;1482&lt;/item&gt;&lt;item&gt;1483&lt;/item&gt;&lt;item&gt;1484&lt;/item&gt;&lt;item&gt;1485&lt;/item&gt;&lt;item&gt;1486&lt;/item&gt;&lt;item&gt;1487&lt;/item&gt;&lt;item&gt;1488&lt;/item&gt;&lt;item&gt;1489&lt;/item&gt;&lt;item&gt;1490&lt;/item&gt;&lt;item&gt;1491&lt;/item&gt;&lt;item&gt;1492&lt;/item&gt;&lt;item&gt;1493&lt;/item&gt;&lt;item&gt;1494&lt;/item&gt;&lt;item&gt;1495&lt;/item&gt;&lt;item&gt;1496&lt;/item&gt;&lt;item&gt;1497&lt;/item&gt;&lt;item&gt;1498&lt;/item&gt;&lt;item&gt;1499&lt;/item&gt;&lt;item&gt;1500&lt;/item&gt;&lt;item&gt;1501&lt;/item&gt;&lt;item&gt;1502&lt;/item&gt;&lt;item&gt;1503&lt;/item&gt;&lt;item&gt;1504&lt;/item&gt;&lt;item&gt;1505&lt;/item&gt;&lt;item&gt;1506&lt;/item&gt;&lt;item&gt;1507&lt;/item&gt;&lt;item&gt;1508&lt;/item&gt;&lt;item&gt;1509&lt;/item&gt;&lt;item&gt;1510&lt;/item&gt;&lt;item&gt;1511&lt;/item&gt;&lt;item&gt;1512&lt;/item&gt;&lt;item&gt;1513&lt;/item&gt;&lt;item&gt;1514&lt;/item&gt;&lt;item&gt;1515&lt;/item&gt;&lt;item&gt;1517&lt;/item&gt;&lt;item&gt;1518&lt;/item&gt;&lt;item&gt;1519&lt;/item&gt;&lt;item&gt;1520&lt;/item&gt;&lt;item&gt;1521&lt;/item&gt;&lt;/record-ids&gt;&lt;/item&gt;&lt;/Libraries&gt;"/>
  </w:docVars>
  <w:rsids>
    <w:rsidRoot w:val="004C1336"/>
    <w:rsid w:val="00000A0D"/>
    <w:rsid w:val="000023D1"/>
    <w:rsid w:val="0001503A"/>
    <w:rsid w:val="0001528F"/>
    <w:rsid w:val="00026A10"/>
    <w:rsid w:val="0002767A"/>
    <w:rsid w:val="000303FB"/>
    <w:rsid w:val="00032315"/>
    <w:rsid w:val="000328C0"/>
    <w:rsid w:val="00032DE5"/>
    <w:rsid w:val="00033BB9"/>
    <w:rsid w:val="00034581"/>
    <w:rsid w:val="00035479"/>
    <w:rsid w:val="00036127"/>
    <w:rsid w:val="0005304F"/>
    <w:rsid w:val="000534BE"/>
    <w:rsid w:val="00053CC9"/>
    <w:rsid w:val="00054B48"/>
    <w:rsid w:val="000643F1"/>
    <w:rsid w:val="000645B5"/>
    <w:rsid w:val="000803C9"/>
    <w:rsid w:val="00087B44"/>
    <w:rsid w:val="000978E9"/>
    <w:rsid w:val="000A57C9"/>
    <w:rsid w:val="000A5DEA"/>
    <w:rsid w:val="000A72F2"/>
    <w:rsid w:val="000B389B"/>
    <w:rsid w:val="000B3CE0"/>
    <w:rsid w:val="000C414D"/>
    <w:rsid w:val="000C7799"/>
    <w:rsid w:val="000D357F"/>
    <w:rsid w:val="000D7762"/>
    <w:rsid w:val="000E14F3"/>
    <w:rsid w:val="001062F3"/>
    <w:rsid w:val="00116615"/>
    <w:rsid w:val="0012377A"/>
    <w:rsid w:val="00137E4D"/>
    <w:rsid w:val="0014303C"/>
    <w:rsid w:val="001470A6"/>
    <w:rsid w:val="00150380"/>
    <w:rsid w:val="00150DF8"/>
    <w:rsid w:val="00153330"/>
    <w:rsid w:val="00155C1E"/>
    <w:rsid w:val="00162C7E"/>
    <w:rsid w:val="0016561A"/>
    <w:rsid w:val="00171C4B"/>
    <w:rsid w:val="00174CDD"/>
    <w:rsid w:val="0017506A"/>
    <w:rsid w:val="001806D4"/>
    <w:rsid w:val="001948D8"/>
    <w:rsid w:val="001A2063"/>
    <w:rsid w:val="001A22C6"/>
    <w:rsid w:val="001A2F5B"/>
    <w:rsid w:val="001C0358"/>
    <w:rsid w:val="001C104E"/>
    <w:rsid w:val="001C32B2"/>
    <w:rsid w:val="001C3AAF"/>
    <w:rsid w:val="001C5279"/>
    <w:rsid w:val="001C5449"/>
    <w:rsid w:val="001C6AF8"/>
    <w:rsid w:val="001D3EE9"/>
    <w:rsid w:val="001D4BD8"/>
    <w:rsid w:val="001D5D25"/>
    <w:rsid w:val="001E0B3C"/>
    <w:rsid w:val="001E2DD6"/>
    <w:rsid w:val="001E3F80"/>
    <w:rsid w:val="001F153A"/>
    <w:rsid w:val="001F4D53"/>
    <w:rsid w:val="001F515D"/>
    <w:rsid w:val="001F52F5"/>
    <w:rsid w:val="00200E97"/>
    <w:rsid w:val="00201854"/>
    <w:rsid w:val="0020710E"/>
    <w:rsid w:val="0020716B"/>
    <w:rsid w:val="0020737B"/>
    <w:rsid w:val="00216927"/>
    <w:rsid w:val="00216F26"/>
    <w:rsid w:val="00220A22"/>
    <w:rsid w:val="00222CAA"/>
    <w:rsid w:val="00223567"/>
    <w:rsid w:val="00225CD8"/>
    <w:rsid w:val="002371BC"/>
    <w:rsid w:val="00237DB0"/>
    <w:rsid w:val="00246505"/>
    <w:rsid w:val="00247A44"/>
    <w:rsid w:val="002753AF"/>
    <w:rsid w:val="002762AF"/>
    <w:rsid w:val="00277839"/>
    <w:rsid w:val="0028084F"/>
    <w:rsid w:val="00281925"/>
    <w:rsid w:val="002848F5"/>
    <w:rsid w:val="00284E33"/>
    <w:rsid w:val="002872DE"/>
    <w:rsid w:val="002922C1"/>
    <w:rsid w:val="0029446E"/>
    <w:rsid w:val="00294FDF"/>
    <w:rsid w:val="00295BB4"/>
    <w:rsid w:val="002B5C44"/>
    <w:rsid w:val="002C0A00"/>
    <w:rsid w:val="002C0A11"/>
    <w:rsid w:val="002C70F1"/>
    <w:rsid w:val="002D00D3"/>
    <w:rsid w:val="002D0FD0"/>
    <w:rsid w:val="002E0807"/>
    <w:rsid w:val="002E0D41"/>
    <w:rsid w:val="002E5EBB"/>
    <w:rsid w:val="002F46BF"/>
    <w:rsid w:val="00304A53"/>
    <w:rsid w:val="003167FC"/>
    <w:rsid w:val="00321DB6"/>
    <w:rsid w:val="00325D59"/>
    <w:rsid w:val="00336A19"/>
    <w:rsid w:val="00352FE5"/>
    <w:rsid w:val="00353B68"/>
    <w:rsid w:val="00356A9E"/>
    <w:rsid w:val="00360357"/>
    <w:rsid w:val="00363378"/>
    <w:rsid w:val="003709A8"/>
    <w:rsid w:val="00372205"/>
    <w:rsid w:val="00374D97"/>
    <w:rsid w:val="0037549A"/>
    <w:rsid w:val="003871ED"/>
    <w:rsid w:val="0038723A"/>
    <w:rsid w:val="00387780"/>
    <w:rsid w:val="00387AFB"/>
    <w:rsid w:val="00390F3A"/>
    <w:rsid w:val="003910F4"/>
    <w:rsid w:val="00391235"/>
    <w:rsid w:val="00393AC9"/>
    <w:rsid w:val="003A0E62"/>
    <w:rsid w:val="003A1389"/>
    <w:rsid w:val="003A6072"/>
    <w:rsid w:val="003B2BBB"/>
    <w:rsid w:val="003B5414"/>
    <w:rsid w:val="003C46A5"/>
    <w:rsid w:val="003C47E0"/>
    <w:rsid w:val="003D08D8"/>
    <w:rsid w:val="003D1599"/>
    <w:rsid w:val="003D4CE2"/>
    <w:rsid w:val="003E2277"/>
    <w:rsid w:val="003E3C02"/>
    <w:rsid w:val="003E42BB"/>
    <w:rsid w:val="003E43AB"/>
    <w:rsid w:val="003F7962"/>
    <w:rsid w:val="00406BA5"/>
    <w:rsid w:val="00412B37"/>
    <w:rsid w:val="00413311"/>
    <w:rsid w:val="00413D5E"/>
    <w:rsid w:val="004202F2"/>
    <w:rsid w:val="00432736"/>
    <w:rsid w:val="004411EE"/>
    <w:rsid w:val="00444071"/>
    <w:rsid w:val="0045087A"/>
    <w:rsid w:val="004541B1"/>
    <w:rsid w:val="00455094"/>
    <w:rsid w:val="0045786E"/>
    <w:rsid w:val="0046592E"/>
    <w:rsid w:val="00466659"/>
    <w:rsid w:val="00481EC8"/>
    <w:rsid w:val="0049119E"/>
    <w:rsid w:val="004969BA"/>
    <w:rsid w:val="0049718F"/>
    <w:rsid w:val="004A2634"/>
    <w:rsid w:val="004A324D"/>
    <w:rsid w:val="004A333F"/>
    <w:rsid w:val="004A3CF0"/>
    <w:rsid w:val="004A65AE"/>
    <w:rsid w:val="004B1D7E"/>
    <w:rsid w:val="004B672A"/>
    <w:rsid w:val="004B79D8"/>
    <w:rsid w:val="004C0045"/>
    <w:rsid w:val="004C1336"/>
    <w:rsid w:val="004C2282"/>
    <w:rsid w:val="004C4C7F"/>
    <w:rsid w:val="004D5BDF"/>
    <w:rsid w:val="004D5C46"/>
    <w:rsid w:val="004F2C03"/>
    <w:rsid w:val="004F558E"/>
    <w:rsid w:val="004F731D"/>
    <w:rsid w:val="004F7E86"/>
    <w:rsid w:val="00502475"/>
    <w:rsid w:val="0050450F"/>
    <w:rsid w:val="005070B3"/>
    <w:rsid w:val="005265F6"/>
    <w:rsid w:val="00530CD0"/>
    <w:rsid w:val="005331CA"/>
    <w:rsid w:val="00534178"/>
    <w:rsid w:val="005400FA"/>
    <w:rsid w:val="00540256"/>
    <w:rsid w:val="00541071"/>
    <w:rsid w:val="00541FBD"/>
    <w:rsid w:val="00543B0B"/>
    <w:rsid w:val="00552165"/>
    <w:rsid w:val="005548D9"/>
    <w:rsid w:val="0055569C"/>
    <w:rsid w:val="00555F29"/>
    <w:rsid w:val="00561EEE"/>
    <w:rsid w:val="005626CE"/>
    <w:rsid w:val="0056320F"/>
    <w:rsid w:val="00564B4D"/>
    <w:rsid w:val="00570AFA"/>
    <w:rsid w:val="0057392A"/>
    <w:rsid w:val="005763F4"/>
    <w:rsid w:val="00576EDF"/>
    <w:rsid w:val="00580123"/>
    <w:rsid w:val="00581B25"/>
    <w:rsid w:val="005830E4"/>
    <w:rsid w:val="005835BE"/>
    <w:rsid w:val="005844A5"/>
    <w:rsid w:val="00590D57"/>
    <w:rsid w:val="00593791"/>
    <w:rsid w:val="00596496"/>
    <w:rsid w:val="00597B70"/>
    <w:rsid w:val="005A092D"/>
    <w:rsid w:val="005A73C5"/>
    <w:rsid w:val="005A79A0"/>
    <w:rsid w:val="005A7FE3"/>
    <w:rsid w:val="005C0F39"/>
    <w:rsid w:val="005C0F9D"/>
    <w:rsid w:val="005D32B2"/>
    <w:rsid w:val="005D75AE"/>
    <w:rsid w:val="005D787B"/>
    <w:rsid w:val="005E2290"/>
    <w:rsid w:val="005E3475"/>
    <w:rsid w:val="005E7FDA"/>
    <w:rsid w:val="005F11F5"/>
    <w:rsid w:val="005F4647"/>
    <w:rsid w:val="005F49B7"/>
    <w:rsid w:val="005F6DEA"/>
    <w:rsid w:val="006032A9"/>
    <w:rsid w:val="00610FD5"/>
    <w:rsid w:val="00613D38"/>
    <w:rsid w:val="00622BA5"/>
    <w:rsid w:val="0063214E"/>
    <w:rsid w:val="006354D4"/>
    <w:rsid w:val="00635B3E"/>
    <w:rsid w:val="00642D80"/>
    <w:rsid w:val="00644DD4"/>
    <w:rsid w:val="006509D2"/>
    <w:rsid w:val="00652416"/>
    <w:rsid w:val="00652F68"/>
    <w:rsid w:val="0066054D"/>
    <w:rsid w:val="0066289C"/>
    <w:rsid w:val="00677543"/>
    <w:rsid w:val="00680425"/>
    <w:rsid w:val="006814A4"/>
    <w:rsid w:val="0069210B"/>
    <w:rsid w:val="0069250C"/>
    <w:rsid w:val="006A2E82"/>
    <w:rsid w:val="006A59E3"/>
    <w:rsid w:val="006B14DE"/>
    <w:rsid w:val="006B1BAF"/>
    <w:rsid w:val="006B4BED"/>
    <w:rsid w:val="006C1531"/>
    <w:rsid w:val="006C2F40"/>
    <w:rsid w:val="006C3DAE"/>
    <w:rsid w:val="006C4F7B"/>
    <w:rsid w:val="006C6958"/>
    <w:rsid w:val="006C6EF6"/>
    <w:rsid w:val="006D1456"/>
    <w:rsid w:val="006D7F54"/>
    <w:rsid w:val="006E20A5"/>
    <w:rsid w:val="006E35C5"/>
    <w:rsid w:val="006E6197"/>
    <w:rsid w:val="007004D4"/>
    <w:rsid w:val="007013D1"/>
    <w:rsid w:val="00701E5E"/>
    <w:rsid w:val="00710C6C"/>
    <w:rsid w:val="007230D2"/>
    <w:rsid w:val="007354AE"/>
    <w:rsid w:val="00735FDB"/>
    <w:rsid w:val="00736FA1"/>
    <w:rsid w:val="00740A71"/>
    <w:rsid w:val="00745C81"/>
    <w:rsid w:val="0074637D"/>
    <w:rsid w:val="00746EEC"/>
    <w:rsid w:val="00751044"/>
    <w:rsid w:val="00751202"/>
    <w:rsid w:val="0075161F"/>
    <w:rsid w:val="007569E5"/>
    <w:rsid w:val="00756DBC"/>
    <w:rsid w:val="007744B3"/>
    <w:rsid w:val="00774E6F"/>
    <w:rsid w:val="00775024"/>
    <w:rsid w:val="00776A83"/>
    <w:rsid w:val="0077765E"/>
    <w:rsid w:val="007806A5"/>
    <w:rsid w:val="00782666"/>
    <w:rsid w:val="00787707"/>
    <w:rsid w:val="00791BAF"/>
    <w:rsid w:val="00794413"/>
    <w:rsid w:val="00795169"/>
    <w:rsid w:val="007A14AD"/>
    <w:rsid w:val="007A3B10"/>
    <w:rsid w:val="007A629F"/>
    <w:rsid w:val="007B33E7"/>
    <w:rsid w:val="007B5BA2"/>
    <w:rsid w:val="007C0B1B"/>
    <w:rsid w:val="007E0909"/>
    <w:rsid w:val="007E7C3D"/>
    <w:rsid w:val="00803890"/>
    <w:rsid w:val="0080429B"/>
    <w:rsid w:val="00805964"/>
    <w:rsid w:val="00814455"/>
    <w:rsid w:val="008156CA"/>
    <w:rsid w:val="00823777"/>
    <w:rsid w:val="00823C7B"/>
    <w:rsid w:val="00842A6D"/>
    <w:rsid w:val="00846A7E"/>
    <w:rsid w:val="00856529"/>
    <w:rsid w:val="00857839"/>
    <w:rsid w:val="00866133"/>
    <w:rsid w:val="0086726B"/>
    <w:rsid w:val="00871258"/>
    <w:rsid w:val="008778A1"/>
    <w:rsid w:val="0088360D"/>
    <w:rsid w:val="00883D9F"/>
    <w:rsid w:val="00884383"/>
    <w:rsid w:val="00890D66"/>
    <w:rsid w:val="00890FCC"/>
    <w:rsid w:val="0089525E"/>
    <w:rsid w:val="008952F7"/>
    <w:rsid w:val="008A1123"/>
    <w:rsid w:val="008A49BB"/>
    <w:rsid w:val="008A7D6B"/>
    <w:rsid w:val="008B0204"/>
    <w:rsid w:val="008B1B47"/>
    <w:rsid w:val="008B2AAD"/>
    <w:rsid w:val="008D04E3"/>
    <w:rsid w:val="008E05E5"/>
    <w:rsid w:val="008E3B27"/>
    <w:rsid w:val="008E5415"/>
    <w:rsid w:val="008E6E19"/>
    <w:rsid w:val="008F15B7"/>
    <w:rsid w:val="008F23B2"/>
    <w:rsid w:val="008F285C"/>
    <w:rsid w:val="008F360A"/>
    <w:rsid w:val="008F5120"/>
    <w:rsid w:val="008F7BF5"/>
    <w:rsid w:val="009066DF"/>
    <w:rsid w:val="00910686"/>
    <w:rsid w:val="00911675"/>
    <w:rsid w:val="00911FC5"/>
    <w:rsid w:val="00913EAA"/>
    <w:rsid w:val="00922ADF"/>
    <w:rsid w:val="00922DD3"/>
    <w:rsid w:val="00922ED3"/>
    <w:rsid w:val="009244E6"/>
    <w:rsid w:val="009273E8"/>
    <w:rsid w:val="00930F6E"/>
    <w:rsid w:val="00932886"/>
    <w:rsid w:val="00932D6E"/>
    <w:rsid w:val="00937EF1"/>
    <w:rsid w:val="0094045A"/>
    <w:rsid w:val="009471A0"/>
    <w:rsid w:val="00953140"/>
    <w:rsid w:val="00953DA6"/>
    <w:rsid w:val="00960D48"/>
    <w:rsid w:val="00965DB7"/>
    <w:rsid w:val="0098359E"/>
    <w:rsid w:val="00984E2C"/>
    <w:rsid w:val="009874C3"/>
    <w:rsid w:val="00991F5A"/>
    <w:rsid w:val="00997B93"/>
    <w:rsid w:val="009A3DDE"/>
    <w:rsid w:val="009A73AB"/>
    <w:rsid w:val="009B7A38"/>
    <w:rsid w:val="009C32C6"/>
    <w:rsid w:val="009C39D9"/>
    <w:rsid w:val="009C4337"/>
    <w:rsid w:val="009C6BD2"/>
    <w:rsid w:val="009C76A9"/>
    <w:rsid w:val="009D0148"/>
    <w:rsid w:val="009D3531"/>
    <w:rsid w:val="009D7A47"/>
    <w:rsid w:val="009F4FA6"/>
    <w:rsid w:val="00A02666"/>
    <w:rsid w:val="00A030DD"/>
    <w:rsid w:val="00A0392C"/>
    <w:rsid w:val="00A043BC"/>
    <w:rsid w:val="00A0515A"/>
    <w:rsid w:val="00A10933"/>
    <w:rsid w:val="00A11203"/>
    <w:rsid w:val="00A1236B"/>
    <w:rsid w:val="00A24EAA"/>
    <w:rsid w:val="00A321F1"/>
    <w:rsid w:val="00A32F2D"/>
    <w:rsid w:val="00A34ACF"/>
    <w:rsid w:val="00A40BEC"/>
    <w:rsid w:val="00A42BBA"/>
    <w:rsid w:val="00A47F28"/>
    <w:rsid w:val="00A545C6"/>
    <w:rsid w:val="00A553A6"/>
    <w:rsid w:val="00A6195C"/>
    <w:rsid w:val="00A679CD"/>
    <w:rsid w:val="00A745AA"/>
    <w:rsid w:val="00A755C2"/>
    <w:rsid w:val="00A81B13"/>
    <w:rsid w:val="00A843F1"/>
    <w:rsid w:val="00A87097"/>
    <w:rsid w:val="00A918D9"/>
    <w:rsid w:val="00A92DF4"/>
    <w:rsid w:val="00A94562"/>
    <w:rsid w:val="00AA39E1"/>
    <w:rsid w:val="00AA65E9"/>
    <w:rsid w:val="00AA6FFD"/>
    <w:rsid w:val="00AB0F93"/>
    <w:rsid w:val="00AB14A4"/>
    <w:rsid w:val="00AB182C"/>
    <w:rsid w:val="00AB221C"/>
    <w:rsid w:val="00AC2D40"/>
    <w:rsid w:val="00AD13FE"/>
    <w:rsid w:val="00AD1B46"/>
    <w:rsid w:val="00AE2736"/>
    <w:rsid w:val="00AF00DB"/>
    <w:rsid w:val="00AF05FA"/>
    <w:rsid w:val="00AF604F"/>
    <w:rsid w:val="00B02555"/>
    <w:rsid w:val="00B038A6"/>
    <w:rsid w:val="00B04B5C"/>
    <w:rsid w:val="00B06D29"/>
    <w:rsid w:val="00B13A8D"/>
    <w:rsid w:val="00B13F3B"/>
    <w:rsid w:val="00B14729"/>
    <w:rsid w:val="00B22458"/>
    <w:rsid w:val="00B224F2"/>
    <w:rsid w:val="00B27556"/>
    <w:rsid w:val="00B31C0C"/>
    <w:rsid w:val="00B32E6A"/>
    <w:rsid w:val="00B362CB"/>
    <w:rsid w:val="00B40C67"/>
    <w:rsid w:val="00B42884"/>
    <w:rsid w:val="00B42CC7"/>
    <w:rsid w:val="00B43EB9"/>
    <w:rsid w:val="00B47EEE"/>
    <w:rsid w:val="00B530DF"/>
    <w:rsid w:val="00B54EF0"/>
    <w:rsid w:val="00B605E1"/>
    <w:rsid w:val="00B60D27"/>
    <w:rsid w:val="00B67CBC"/>
    <w:rsid w:val="00B703C9"/>
    <w:rsid w:val="00B7376E"/>
    <w:rsid w:val="00B80631"/>
    <w:rsid w:val="00B8656B"/>
    <w:rsid w:val="00B91FEF"/>
    <w:rsid w:val="00B92818"/>
    <w:rsid w:val="00B9695D"/>
    <w:rsid w:val="00B972A6"/>
    <w:rsid w:val="00B9747B"/>
    <w:rsid w:val="00B97E7A"/>
    <w:rsid w:val="00BA0B56"/>
    <w:rsid w:val="00BA121A"/>
    <w:rsid w:val="00BA2CB1"/>
    <w:rsid w:val="00BA67EF"/>
    <w:rsid w:val="00BB0531"/>
    <w:rsid w:val="00BB13C2"/>
    <w:rsid w:val="00BB31DE"/>
    <w:rsid w:val="00BB5574"/>
    <w:rsid w:val="00BC6BBC"/>
    <w:rsid w:val="00BD1D25"/>
    <w:rsid w:val="00BD2895"/>
    <w:rsid w:val="00BD72D2"/>
    <w:rsid w:val="00BE4590"/>
    <w:rsid w:val="00C00B93"/>
    <w:rsid w:val="00C13E73"/>
    <w:rsid w:val="00C162A2"/>
    <w:rsid w:val="00C224C9"/>
    <w:rsid w:val="00C309AD"/>
    <w:rsid w:val="00C427B7"/>
    <w:rsid w:val="00C446EC"/>
    <w:rsid w:val="00C51BD3"/>
    <w:rsid w:val="00C5518A"/>
    <w:rsid w:val="00C55CA4"/>
    <w:rsid w:val="00C61EBA"/>
    <w:rsid w:val="00C63CE0"/>
    <w:rsid w:val="00C74FCB"/>
    <w:rsid w:val="00C76B36"/>
    <w:rsid w:val="00C8127B"/>
    <w:rsid w:val="00C829FE"/>
    <w:rsid w:val="00C84EA4"/>
    <w:rsid w:val="00C86279"/>
    <w:rsid w:val="00C9540E"/>
    <w:rsid w:val="00C97890"/>
    <w:rsid w:val="00CA41F0"/>
    <w:rsid w:val="00CA6E55"/>
    <w:rsid w:val="00CB2289"/>
    <w:rsid w:val="00CB5FC6"/>
    <w:rsid w:val="00CC2862"/>
    <w:rsid w:val="00CC45FE"/>
    <w:rsid w:val="00CC6F58"/>
    <w:rsid w:val="00CD67C9"/>
    <w:rsid w:val="00CE3C82"/>
    <w:rsid w:val="00CE4BDA"/>
    <w:rsid w:val="00CE6923"/>
    <w:rsid w:val="00CE7BCC"/>
    <w:rsid w:val="00CF4C87"/>
    <w:rsid w:val="00CF5BFC"/>
    <w:rsid w:val="00CF5F4B"/>
    <w:rsid w:val="00CF7DD7"/>
    <w:rsid w:val="00D058A9"/>
    <w:rsid w:val="00D06219"/>
    <w:rsid w:val="00D06616"/>
    <w:rsid w:val="00D1024C"/>
    <w:rsid w:val="00D111E0"/>
    <w:rsid w:val="00D11B65"/>
    <w:rsid w:val="00D126B8"/>
    <w:rsid w:val="00D13E09"/>
    <w:rsid w:val="00D14DE6"/>
    <w:rsid w:val="00D20970"/>
    <w:rsid w:val="00D22018"/>
    <w:rsid w:val="00D265AB"/>
    <w:rsid w:val="00D270DF"/>
    <w:rsid w:val="00D36468"/>
    <w:rsid w:val="00D41912"/>
    <w:rsid w:val="00D41B41"/>
    <w:rsid w:val="00D453BA"/>
    <w:rsid w:val="00D52E83"/>
    <w:rsid w:val="00D56D80"/>
    <w:rsid w:val="00D6110D"/>
    <w:rsid w:val="00D65C46"/>
    <w:rsid w:val="00D705CE"/>
    <w:rsid w:val="00D74086"/>
    <w:rsid w:val="00D81F6C"/>
    <w:rsid w:val="00D828E8"/>
    <w:rsid w:val="00D84315"/>
    <w:rsid w:val="00D90EA2"/>
    <w:rsid w:val="00D93E0E"/>
    <w:rsid w:val="00D94E0C"/>
    <w:rsid w:val="00DA0431"/>
    <w:rsid w:val="00DA1A5E"/>
    <w:rsid w:val="00DA77D2"/>
    <w:rsid w:val="00DB15B1"/>
    <w:rsid w:val="00DB40AC"/>
    <w:rsid w:val="00DB4385"/>
    <w:rsid w:val="00DB68AA"/>
    <w:rsid w:val="00DC1DBF"/>
    <w:rsid w:val="00DC3CE8"/>
    <w:rsid w:val="00DC48C2"/>
    <w:rsid w:val="00DC7FC2"/>
    <w:rsid w:val="00DD3044"/>
    <w:rsid w:val="00DD5283"/>
    <w:rsid w:val="00DD6593"/>
    <w:rsid w:val="00DE1238"/>
    <w:rsid w:val="00DE21B5"/>
    <w:rsid w:val="00DE3FD8"/>
    <w:rsid w:val="00DE5047"/>
    <w:rsid w:val="00DF3323"/>
    <w:rsid w:val="00DF4A78"/>
    <w:rsid w:val="00DF6D3E"/>
    <w:rsid w:val="00E010EE"/>
    <w:rsid w:val="00E03C21"/>
    <w:rsid w:val="00E10A02"/>
    <w:rsid w:val="00E15F3D"/>
    <w:rsid w:val="00E17117"/>
    <w:rsid w:val="00E20C55"/>
    <w:rsid w:val="00E266A9"/>
    <w:rsid w:val="00E27B75"/>
    <w:rsid w:val="00E31C4E"/>
    <w:rsid w:val="00E32701"/>
    <w:rsid w:val="00E33CD1"/>
    <w:rsid w:val="00E377D1"/>
    <w:rsid w:val="00E4006D"/>
    <w:rsid w:val="00E405BB"/>
    <w:rsid w:val="00E416AB"/>
    <w:rsid w:val="00E43744"/>
    <w:rsid w:val="00E46E92"/>
    <w:rsid w:val="00E5030A"/>
    <w:rsid w:val="00E51278"/>
    <w:rsid w:val="00E52E93"/>
    <w:rsid w:val="00E54751"/>
    <w:rsid w:val="00E722D4"/>
    <w:rsid w:val="00E7498D"/>
    <w:rsid w:val="00E74FBA"/>
    <w:rsid w:val="00E76459"/>
    <w:rsid w:val="00E76879"/>
    <w:rsid w:val="00E77585"/>
    <w:rsid w:val="00E91B05"/>
    <w:rsid w:val="00E930B9"/>
    <w:rsid w:val="00E943FA"/>
    <w:rsid w:val="00EA4C2E"/>
    <w:rsid w:val="00EA5B95"/>
    <w:rsid w:val="00EA6DB5"/>
    <w:rsid w:val="00EA7028"/>
    <w:rsid w:val="00EB106E"/>
    <w:rsid w:val="00EB3E33"/>
    <w:rsid w:val="00EB555D"/>
    <w:rsid w:val="00EC0DCF"/>
    <w:rsid w:val="00EC43C6"/>
    <w:rsid w:val="00ED3D38"/>
    <w:rsid w:val="00EE1176"/>
    <w:rsid w:val="00EE120B"/>
    <w:rsid w:val="00EE23A4"/>
    <w:rsid w:val="00EE5129"/>
    <w:rsid w:val="00F012BA"/>
    <w:rsid w:val="00F05B71"/>
    <w:rsid w:val="00F064D6"/>
    <w:rsid w:val="00F13769"/>
    <w:rsid w:val="00F16295"/>
    <w:rsid w:val="00F248DC"/>
    <w:rsid w:val="00F331EF"/>
    <w:rsid w:val="00F344FB"/>
    <w:rsid w:val="00F3649B"/>
    <w:rsid w:val="00F3720F"/>
    <w:rsid w:val="00F42093"/>
    <w:rsid w:val="00F4311C"/>
    <w:rsid w:val="00F4613F"/>
    <w:rsid w:val="00F4733B"/>
    <w:rsid w:val="00F50BC4"/>
    <w:rsid w:val="00F6086B"/>
    <w:rsid w:val="00F60C71"/>
    <w:rsid w:val="00F72370"/>
    <w:rsid w:val="00F77F1E"/>
    <w:rsid w:val="00F83797"/>
    <w:rsid w:val="00F84131"/>
    <w:rsid w:val="00F85F8A"/>
    <w:rsid w:val="00F86530"/>
    <w:rsid w:val="00F873C7"/>
    <w:rsid w:val="00F909B0"/>
    <w:rsid w:val="00F934FA"/>
    <w:rsid w:val="00F93BFF"/>
    <w:rsid w:val="00F95694"/>
    <w:rsid w:val="00FA5CD6"/>
    <w:rsid w:val="00FA69A3"/>
    <w:rsid w:val="00FA6A51"/>
    <w:rsid w:val="00FB6858"/>
    <w:rsid w:val="00FC57C0"/>
    <w:rsid w:val="00FC6F55"/>
    <w:rsid w:val="00FD6811"/>
    <w:rsid w:val="00FE03E4"/>
    <w:rsid w:val="00FE114F"/>
    <w:rsid w:val="00FF4352"/>
    <w:rsid w:val="00FF4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E2A5F8"/>
  <w15:chartTrackingRefBased/>
  <w15:docId w15:val="{4AD6ECCE-59C7-1D4F-B09A-A4EF438C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2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8723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2018"/>
    <w:rPr>
      <w:sz w:val="16"/>
      <w:szCs w:val="16"/>
    </w:rPr>
  </w:style>
  <w:style w:type="paragraph" w:styleId="CommentText">
    <w:name w:val="annotation text"/>
    <w:basedOn w:val="Normal"/>
    <w:link w:val="CommentTextChar"/>
    <w:uiPriority w:val="99"/>
    <w:unhideWhenUsed/>
    <w:rsid w:val="00D22018"/>
    <w:rPr>
      <w:sz w:val="20"/>
      <w:szCs w:val="20"/>
    </w:rPr>
  </w:style>
  <w:style w:type="character" w:customStyle="1" w:styleId="CommentTextChar">
    <w:name w:val="Comment Text Char"/>
    <w:basedOn w:val="DefaultParagraphFont"/>
    <w:link w:val="CommentText"/>
    <w:uiPriority w:val="99"/>
    <w:rsid w:val="00D22018"/>
    <w:rPr>
      <w:sz w:val="20"/>
      <w:szCs w:val="20"/>
    </w:rPr>
  </w:style>
  <w:style w:type="paragraph" w:styleId="CommentSubject">
    <w:name w:val="annotation subject"/>
    <w:basedOn w:val="CommentText"/>
    <w:next w:val="CommentText"/>
    <w:link w:val="CommentSubjectChar"/>
    <w:uiPriority w:val="99"/>
    <w:semiHidden/>
    <w:unhideWhenUsed/>
    <w:rsid w:val="00D22018"/>
    <w:rPr>
      <w:b/>
      <w:bCs/>
    </w:rPr>
  </w:style>
  <w:style w:type="character" w:customStyle="1" w:styleId="CommentSubjectChar">
    <w:name w:val="Comment Subject Char"/>
    <w:basedOn w:val="CommentTextChar"/>
    <w:link w:val="CommentSubject"/>
    <w:uiPriority w:val="99"/>
    <w:semiHidden/>
    <w:rsid w:val="00D22018"/>
    <w:rPr>
      <w:b/>
      <w:bCs/>
      <w:sz w:val="20"/>
      <w:szCs w:val="20"/>
    </w:rPr>
  </w:style>
  <w:style w:type="paragraph" w:styleId="BalloonText">
    <w:name w:val="Balloon Text"/>
    <w:basedOn w:val="Normal"/>
    <w:link w:val="BalloonTextChar"/>
    <w:uiPriority w:val="99"/>
    <w:semiHidden/>
    <w:unhideWhenUsed/>
    <w:rsid w:val="00D2201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018"/>
    <w:rPr>
      <w:rFonts w:ascii="Times New Roman" w:hAnsi="Times New Roman" w:cs="Times New Roman"/>
      <w:sz w:val="18"/>
      <w:szCs w:val="18"/>
    </w:rPr>
  </w:style>
  <w:style w:type="paragraph" w:styleId="ListParagraph">
    <w:name w:val="List Paragraph"/>
    <w:basedOn w:val="Normal"/>
    <w:uiPriority w:val="34"/>
    <w:qFormat/>
    <w:rsid w:val="00D22018"/>
    <w:pPr>
      <w:ind w:left="720"/>
      <w:contextualSpacing/>
    </w:pPr>
  </w:style>
  <w:style w:type="paragraph" w:styleId="NormalWeb">
    <w:name w:val="Normal (Web)"/>
    <w:basedOn w:val="Normal"/>
    <w:uiPriority w:val="99"/>
    <w:semiHidden/>
    <w:unhideWhenUsed/>
    <w:rsid w:val="00AA65E9"/>
    <w:pPr>
      <w:spacing w:before="100" w:beforeAutospacing="1" w:after="100" w:afterAutospacing="1"/>
    </w:pPr>
    <w:rPr>
      <w:rFonts w:ascii="Times New Roman" w:eastAsia="Times New Roman" w:hAnsi="Times New Roman" w:cs="Times New Roman"/>
    </w:rPr>
  </w:style>
  <w:style w:type="paragraph" w:customStyle="1" w:styleId="author">
    <w:name w:val="author"/>
    <w:basedOn w:val="Normal"/>
    <w:rsid w:val="00AA65E9"/>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8723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8723A"/>
    <w:rPr>
      <w:color w:val="0000FF"/>
      <w:u w:val="single"/>
    </w:rPr>
  </w:style>
  <w:style w:type="character" w:customStyle="1" w:styleId="Heading1Char">
    <w:name w:val="Heading 1 Char"/>
    <w:basedOn w:val="DefaultParagraphFont"/>
    <w:link w:val="Heading1"/>
    <w:uiPriority w:val="9"/>
    <w:rsid w:val="0038723A"/>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38723A"/>
  </w:style>
  <w:style w:type="character" w:customStyle="1" w:styleId="sr-only">
    <w:name w:val="sr-only"/>
    <w:basedOn w:val="DefaultParagraphFont"/>
    <w:rsid w:val="0038723A"/>
  </w:style>
  <w:style w:type="character" w:customStyle="1" w:styleId="text">
    <w:name w:val="text"/>
    <w:basedOn w:val="DefaultParagraphFont"/>
    <w:rsid w:val="0038723A"/>
  </w:style>
  <w:style w:type="character" w:customStyle="1" w:styleId="author-ref">
    <w:name w:val="author-ref"/>
    <w:basedOn w:val="DefaultParagraphFont"/>
    <w:rsid w:val="0038723A"/>
  </w:style>
  <w:style w:type="character" w:styleId="Emphasis">
    <w:name w:val="Emphasis"/>
    <w:basedOn w:val="DefaultParagraphFont"/>
    <w:uiPriority w:val="20"/>
    <w:qFormat/>
    <w:rsid w:val="00FD6811"/>
    <w:rPr>
      <w:i/>
      <w:iCs/>
    </w:rPr>
  </w:style>
  <w:style w:type="character" w:customStyle="1" w:styleId="al-author-name-more">
    <w:name w:val="al-author-name-more"/>
    <w:basedOn w:val="DefaultParagraphFont"/>
    <w:rsid w:val="00FD6811"/>
  </w:style>
  <w:style w:type="character" w:customStyle="1" w:styleId="delimiter">
    <w:name w:val="delimiter"/>
    <w:basedOn w:val="DefaultParagraphFont"/>
    <w:rsid w:val="00FD6811"/>
  </w:style>
  <w:style w:type="paragraph" w:styleId="Header">
    <w:name w:val="header"/>
    <w:basedOn w:val="Normal"/>
    <w:link w:val="HeaderChar"/>
    <w:uiPriority w:val="99"/>
    <w:unhideWhenUsed/>
    <w:rsid w:val="00D84315"/>
    <w:pPr>
      <w:tabs>
        <w:tab w:val="center" w:pos="4513"/>
        <w:tab w:val="right" w:pos="9026"/>
      </w:tabs>
    </w:pPr>
  </w:style>
  <w:style w:type="character" w:customStyle="1" w:styleId="HeaderChar">
    <w:name w:val="Header Char"/>
    <w:basedOn w:val="DefaultParagraphFont"/>
    <w:link w:val="Header"/>
    <w:uiPriority w:val="99"/>
    <w:rsid w:val="00D84315"/>
  </w:style>
  <w:style w:type="paragraph" w:styleId="Footer">
    <w:name w:val="footer"/>
    <w:basedOn w:val="Normal"/>
    <w:link w:val="FooterChar"/>
    <w:uiPriority w:val="99"/>
    <w:unhideWhenUsed/>
    <w:rsid w:val="00D84315"/>
    <w:pPr>
      <w:tabs>
        <w:tab w:val="center" w:pos="4513"/>
        <w:tab w:val="right" w:pos="9026"/>
      </w:tabs>
    </w:pPr>
  </w:style>
  <w:style w:type="character" w:customStyle="1" w:styleId="FooterChar">
    <w:name w:val="Footer Char"/>
    <w:basedOn w:val="DefaultParagraphFont"/>
    <w:link w:val="Footer"/>
    <w:uiPriority w:val="99"/>
    <w:rsid w:val="00D84315"/>
  </w:style>
  <w:style w:type="paragraph" w:styleId="Revision">
    <w:name w:val="Revision"/>
    <w:hidden/>
    <w:uiPriority w:val="99"/>
    <w:semiHidden/>
    <w:rsid w:val="00053CC9"/>
  </w:style>
  <w:style w:type="character" w:styleId="FollowedHyperlink">
    <w:name w:val="FollowedHyperlink"/>
    <w:basedOn w:val="DefaultParagraphFont"/>
    <w:uiPriority w:val="99"/>
    <w:semiHidden/>
    <w:unhideWhenUsed/>
    <w:rsid w:val="00053CC9"/>
    <w:rPr>
      <w:color w:val="954F72" w:themeColor="followedHyperlink"/>
      <w:u w:val="single"/>
    </w:rPr>
  </w:style>
  <w:style w:type="paragraph" w:customStyle="1" w:styleId="EndNoteBibliographyTitle">
    <w:name w:val="EndNote Bibliography Title"/>
    <w:basedOn w:val="Normal"/>
    <w:link w:val="EndNoteBibliographyTitleChar"/>
    <w:rsid w:val="00BD28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BD2895"/>
    <w:rPr>
      <w:rFonts w:ascii="Calibri" w:hAnsi="Calibri" w:cs="Calibri"/>
      <w:lang w:val="en-US"/>
    </w:rPr>
  </w:style>
  <w:style w:type="paragraph" w:customStyle="1" w:styleId="EndNoteBibliography">
    <w:name w:val="EndNote Bibliography"/>
    <w:basedOn w:val="Normal"/>
    <w:link w:val="EndNoteBibliographyChar"/>
    <w:rsid w:val="00BD2895"/>
    <w:rPr>
      <w:rFonts w:ascii="Calibri" w:hAnsi="Calibri" w:cs="Calibri"/>
      <w:lang w:val="en-US"/>
    </w:rPr>
  </w:style>
  <w:style w:type="character" w:customStyle="1" w:styleId="EndNoteBibliographyChar">
    <w:name w:val="EndNote Bibliography Char"/>
    <w:basedOn w:val="DefaultParagraphFont"/>
    <w:link w:val="EndNoteBibliography"/>
    <w:rsid w:val="00BD2895"/>
    <w:rPr>
      <w:rFonts w:ascii="Calibri" w:hAnsi="Calibri" w:cs="Calibri"/>
      <w:lang w:val="en-US"/>
    </w:rPr>
  </w:style>
  <w:style w:type="character" w:styleId="UnresolvedMention">
    <w:name w:val="Unresolved Mention"/>
    <w:basedOn w:val="DefaultParagraphFont"/>
    <w:uiPriority w:val="99"/>
    <w:semiHidden/>
    <w:unhideWhenUsed/>
    <w:rsid w:val="00895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75176">
      <w:bodyDiv w:val="1"/>
      <w:marLeft w:val="0"/>
      <w:marRight w:val="0"/>
      <w:marTop w:val="0"/>
      <w:marBottom w:val="0"/>
      <w:divBdr>
        <w:top w:val="none" w:sz="0" w:space="0" w:color="auto"/>
        <w:left w:val="none" w:sz="0" w:space="0" w:color="auto"/>
        <w:bottom w:val="none" w:sz="0" w:space="0" w:color="auto"/>
        <w:right w:val="none" w:sz="0" w:space="0" w:color="auto"/>
      </w:divBdr>
    </w:div>
    <w:div w:id="285934273">
      <w:bodyDiv w:val="1"/>
      <w:marLeft w:val="0"/>
      <w:marRight w:val="0"/>
      <w:marTop w:val="0"/>
      <w:marBottom w:val="0"/>
      <w:divBdr>
        <w:top w:val="none" w:sz="0" w:space="0" w:color="auto"/>
        <w:left w:val="none" w:sz="0" w:space="0" w:color="auto"/>
        <w:bottom w:val="none" w:sz="0" w:space="0" w:color="auto"/>
        <w:right w:val="none" w:sz="0" w:space="0" w:color="auto"/>
      </w:divBdr>
    </w:div>
    <w:div w:id="290676662">
      <w:bodyDiv w:val="1"/>
      <w:marLeft w:val="0"/>
      <w:marRight w:val="0"/>
      <w:marTop w:val="0"/>
      <w:marBottom w:val="0"/>
      <w:divBdr>
        <w:top w:val="none" w:sz="0" w:space="0" w:color="auto"/>
        <w:left w:val="none" w:sz="0" w:space="0" w:color="auto"/>
        <w:bottom w:val="none" w:sz="0" w:space="0" w:color="auto"/>
        <w:right w:val="none" w:sz="0" w:space="0" w:color="auto"/>
      </w:divBdr>
    </w:div>
    <w:div w:id="321786077">
      <w:bodyDiv w:val="1"/>
      <w:marLeft w:val="0"/>
      <w:marRight w:val="0"/>
      <w:marTop w:val="0"/>
      <w:marBottom w:val="0"/>
      <w:divBdr>
        <w:top w:val="none" w:sz="0" w:space="0" w:color="auto"/>
        <w:left w:val="none" w:sz="0" w:space="0" w:color="auto"/>
        <w:bottom w:val="none" w:sz="0" w:space="0" w:color="auto"/>
        <w:right w:val="none" w:sz="0" w:space="0" w:color="auto"/>
      </w:divBdr>
    </w:div>
    <w:div w:id="472796991">
      <w:bodyDiv w:val="1"/>
      <w:marLeft w:val="0"/>
      <w:marRight w:val="0"/>
      <w:marTop w:val="0"/>
      <w:marBottom w:val="0"/>
      <w:divBdr>
        <w:top w:val="none" w:sz="0" w:space="0" w:color="auto"/>
        <w:left w:val="none" w:sz="0" w:space="0" w:color="auto"/>
        <w:bottom w:val="none" w:sz="0" w:space="0" w:color="auto"/>
        <w:right w:val="none" w:sz="0" w:space="0" w:color="auto"/>
      </w:divBdr>
    </w:div>
    <w:div w:id="516968259">
      <w:bodyDiv w:val="1"/>
      <w:marLeft w:val="0"/>
      <w:marRight w:val="0"/>
      <w:marTop w:val="0"/>
      <w:marBottom w:val="0"/>
      <w:divBdr>
        <w:top w:val="none" w:sz="0" w:space="0" w:color="auto"/>
        <w:left w:val="none" w:sz="0" w:space="0" w:color="auto"/>
        <w:bottom w:val="none" w:sz="0" w:space="0" w:color="auto"/>
        <w:right w:val="none" w:sz="0" w:space="0" w:color="auto"/>
      </w:divBdr>
      <w:divsChild>
        <w:div w:id="261185393">
          <w:marLeft w:val="0"/>
          <w:marRight w:val="0"/>
          <w:marTop w:val="0"/>
          <w:marBottom w:val="0"/>
          <w:divBdr>
            <w:top w:val="none" w:sz="0" w:space="0" w:color="auto"/>
            <w:left w:val="none" w:sz="0" w:space="0" w:color="auto"/>
            <w:bottom w:val="none" w:sz="0" w:space="0" w:color="auto"/>
            <w:right w:val="none" w:sz="0" w:space="0" w:color="auto"/>
          </w:divBdr>
          <w:divsChild>
            <w:div w:id="816062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28105932">
      <w:bodyDiv w:val="1"/>
      <w:marLeft w:val="0"/>
      <w:marRight w:val="0"/>
      <w:marTop w:val="0"/>
      <w:marBottom w:val="0"/>
      <w:divBdr>
        <w:top w:val="none" w:sz="0" w:space="0" w:color="auto"/>
        <w:left w:val="none" w:sz="0" w:space="0" w:color="auto"/>
        <w:bottom w:val="none" w:sz="0" w:space="0" w:color="auto"/>
        <w:right w:val="none" w:sz="0" w:space="0" w:color="auto"/>
      </w:divBdr>
    </w:div>
    <w:div w:id="534200559">
      <w:bodyDiv w:val="1"/>
      <w:marLeft w:val="0"/>
      <w:marRight w:val="0"/>
      <w:marTop w:val="0"/>
      <w:marBottom w:val="0"/>
      <w:divBdr>
        <w:top w:val="none" w:sz="0" w:space="0" w:color="auto"/>
        <w:left w:val="none" w:sz="0" w:space="0" w:color="auto"/>
        <w:bottom w:val="none" w:sz="0" w:space="0" w:color="auto"/>
        <w:right w:val="none" w:sz="0" w:space="0" w:color="auto"/>
      </w:divBdr>
      <w:divsChild>
        <w:div w:id="1104153071">
          <w:marLeft w:val="0"/>
          <w:marRight w:val="0"/>
          <w:marTop w:val="0"/>
          <w:marBottom w:val="0"/>
          <w:divBdr>
            <w:top w:val="none" w:sz="0" w:space="0" w:color="auto"/>
            <w:left w:val="none" w:sz="0" w:space="0" w:color="auto"/>
            <w:bottom w:val="none" w:sz="0" w:space="0" w:color="auto"/>
            <w:right w:val="none" w:sz="0" w:space="0" w:color="auto"/>
          </w:divBdr>
          <w:divsChild>
            <w:div w:id="724766786">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595021743">
      <w:bodyDiv w:val="1"/>
      <w:marLeft w:val="0"/>
      <w:marRight w:val="0"/>
      <w:marTop w:val="0"/>
      <w:marBottom w:val="0"/>
      <w:divBdr>
        <w:top w:val="none" w:sz="0" w:space="0" w:color="auto"/>
        <w:left w:val="none" w:sz="0" w:space="0" w:color="auto"/>
        <w:bottom w:val="none" w:sz="0" w:space="0" w:color="auto"/>
        <w:right w:val="none" w:sz="0" w:space="0" w:color="auto"/>
      </w:divBdr>
    </w:div>
    <w:div w:id="727191404">
      <w:bodyDiv w:val="1"/>
      <w:marLeft w:val="0"/>
      <w:marRight w:val="0"/>
      <w:marTop w:val="0"/>
      <w:marBottom w:val="0"/>
      <w:divBdr>
        <w:top w:val="none" w:sz="0" w:space="0" w:color="auto"/>
        <w:left w:val="none" w:sz="0" w:space="0" w:color="auto"/>
        <w:bottom w:val="none" w:sz="0" w:space="0" w:color="auto"/>
        <w:right w:val="none" w:sz="0" w:space="0" w:color="auto"/>
      </w:divBdr>
    </w:div>
    <w:div w:id="810053844">
      <w:bodyDiv w:val="1"/>
      <w:marLeft w:val="0"/>
      <w:marRight w:val="0"/>
      <w:marTop w:val="0"/>
      <w:marBottom w:val="0"/>
      <w:divBdr>
        <w:top w:val="none" w:sz="0" w:space="0" w:color="auto"/>
        <w:left w:val="none" w:sz="0" w:space="0" w:color="auto"/>
        <w:bottom w:val="none" w:sz="0" w:space="0" w:color="auto"/>
        <w:right w:val="none" w:sz="0" w:space="0" w:color="auto"/>
      </w:divBdr>
    </w:div>
    <w:div w:id="830483632">
      <w:bodyDiv w:val="1"/>
      <w:marLeft w:val="0"/>
      <w:marRight w:val="0"/>
      <w:marTop w:val="0"/>
      <w:marBottom w:val="0"/>
      <w:divBdr>
        <w:top w:val="none" w:sz="0" w:space="0" w:color="auto"/>
        <w:left w:val="none" w:sz="0" w:space="0" w:color="auto"/>
        <w:bottom w:val="none" w:sz="0" w:space="0" w:color="auto"/>
        <w:right w:val="none" w:sz="0" w:space="0" w:color="auto"/>
      </w:divBdr>
      <w:divsChild>
        <w:div w:id="1590851457">
          <w:marLeft w:val="0"/>
          <w:marRight w:val="0"/>
          <w:marTop w:val="0"/>
          <w:marBottom w:val="120"/>
          <w:divBdr>
            <w:top w:val="none" w:sz="0" w:space="0" w:color="auto"/>
            <w:left w:val="none" w:sz="0" w:space="0" w:color="auto"/>
            <w:bottom w:val="none" w:sz="0" w:space="0" w:color="auto"/>
            <w:right w:val="none" w:sz="0" w:space="0" w:color="auto"/>
          </w:divBdr>
          <w:divsChild>
            <w:div w:id="1663585031">
              <w:marLeft w:val="0"/>
              <w:marRight w:val="0"/>
              <w:marTop w:val="0"/>
              <w:marBottom w:val="0"/>
              <w:divBdr>
                <w:top w:val="none" w:sz="0" w:space="0" w:color="auto"/>
                <w:left w:val="none" w:sz="0" w:space="0" w:color="auto"/>
                <w:bottom w:val="none" w:sz="0" w:space="0" w:color="auto"/>
                <w:right w:val="none" w:sz="0" w:space="0" w:color="auto"/>
              </w:divBdr>
              <w:divsChild>
                <w:div w:id="1587378741">
                  <w:marLeft w:val="0"/>
                  <w:marRight w:val="0"/>
                  <w:marTop w:val="0"/>
                  <w:marBottom w:val="0"/>
                  <w:divBdr>
                    <w:top w:val="none" w:sz="0" w:space="0" w:color="auto"/>
                    <w:left w:val="none" w:sz="0" w:space="0" w:color="auto"/>
                    <w:bottom w:val="none" w:sz="0" w:space="0" w:color="auto"/>
                    <w:right w:val="none" w:sz="0" w:space="0" w:color="auto"/>
                  </w:divBdr>
                  <w:divsChild>
                    <w:div w:id="979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017821">
      <w:bodyDiv w:val="1"/>
      <w:marLeft w:val="0"/>
      <w:marRight w:val="0"/>
      <w:marTop w:val="0"/>
      <w:marBottom w:val="0"/>
      <w:divBdr>
        <w:top w:val="none" w:sz="0" w:space="0" w:color="auto"/>
        <w:left w:val="none" w:sz="0" w:space="0" w:color="auto"/>
        <w:bottom w:val="none" w:sz="0" w:space="0" w:color="auto"/>
        <w:right w:val="none" w:sz="0" w:space="0" w:color="auto"/>
      </w:divBdr>
    </w:div>
    <w:div w:id="1147282322">
      <w:bodyDiv w:val="1"/>
      <w:marLeft w:val="0"/>
      <w:marRight w:val="0"/>
      <w:marTop w:val="0"/>
      <w:marBottom w:val="0"/>
      <w:divBdr>
        <w:top w:val="none" w:sz="0" w:space="0" w:color="auto"/>
        <w:left w:val="none" w:sz="0" w:space="0" w:color="auto"/>
        <w:bottom w:val="none" w:sz="0" w:space="0" w:color="auto"/>
        <w:right w:val="none" w:sz="0" w:space="0" w:color="auto"/>
      </w:divBdr>
    </w:div>
    <w:div w:id="1182428684">
      <w:bodyDiv w:val="1"/>
      <w:marLeft w:val="0"/>
      <w:marRight w:val="0"/>
      <w:marTop w:val="0"/>
      <w:marBottom w:val="0"/>
      <w:divBdr>
        <w:top w:val="none" w:sz="0" w:space="0" w:color="auto"/>
        <w:left w:val="none" w:sz="0" w:space="0" w:color="auto"/>
        <w:bottom w:val="none" w:sz="0" w:space="0" w:color="auto"/>
        <w:right w:val="none" w:sz="0" w:space="0" w:color="auto"/>
      </w:divBdr>
    </w:div>
    <w:div w:id="1206333876">
      <w:bodyDiv w:val="1"/>
      <w:marLeft w:val="0"/>
      <w:marRight w:val="0"/>
      <w:marTop w:val="0"/>
      <w:marBottom w:val="0"/>
      <w:divBdr>
        <w:top w:val="none" w:sz="0" w:space="0" w:color="auto"/>
        <w:left w:val="none" w:sz="0" w:space="0" w:color="auto"/>
        <w:bottom w:val="none" w:sz="0" w:space="0" w:color="auto"/>
        <w:right w:val="none" w:sz="0" w:space="0" w:color="auto"/>
      </w:divBdr>
    </w:div>
    <w:div w:id="1219899664">
      <w:bodyDiv w:val="1"/>
      <w:marLeft w:val="0"/>
      <w:marRight w:val="0"/>
      <w:marTop w:val="0"/>
      <w:marBottom w:val="0"/>
      <w:divBdr>
        <w:top w:val="none" w:sz="0" w:space="0" w:color="auto"/>
        <w:left w:val="none" w:sz="0" w:space="0" w:color="auto"/>
        <w:bottom w:val="none" w:sz="0" w:space="0" w:color="auto"/>
        <w:right w:val="none" w:sz="0" w:space="0" w:color="auto"/>
      </w:divBdr>
    </w:div>
    <w:div w:id="1221743313">
      <w:bodyDiv w:val="1"/>
      <w:marLeft w:val="0"/>
      <w:marRight w:val="0"/>
      <w:marTop w:val="0"/>
      <w:marBottom w:val="0"/>
      <w:divBdr>
        <w:top w:val="none" w:sz="0" w:space="0" w:color="auto"/>
        <w:left w:val="none" w:sz="0" w:space="0" w:color="auto"/>
        <w:bottom w:val="none" w:sz="0" w:space="0" w:color="auto"/>
        <w:right w:val="none" w:sz="0" w:space="0" w:color="auto"/>
      </w:divBdr>
    </w:div>
    <w:div w:id="1256590901">
      <w:bodyDiv w:val="1"/>
      <w:marLeft w:val="0"/>
      <w:marRight w:val="0"/>
      <w:marTop w:val="0"/>
      <w:marBottom w:val="0"/>
      <w:divBdr>
        <w:top w:val="none" w:sz="0" w:space="0" w:color="auto"/>
        <w:left w:val="none" w:sz="0" w:space="0" w:color="auto"/>
        <w:bottom w:val="none" w:sz="0" w:space="0" w:color="auto"/>
        <w:right w:val="none" w:sz="0" w:space="0" w:color="auto"/>
      </w:divBdr>
    </w:div>
    <w:div w:id="1300299891">
      <w:bodyDiv w:val="1"/>
      <w:marLeft w:val="0"/>
      <w:marRight w:val="0"/>
      <w:marTop w:val="0"/>
      <w:marBottom w:val="0"/>
      <w:divBdr>
        <w:top w:val="none" w:sz="0" w:space="0" w:color="auto"/>
        <w:left w:val="none" w:sz="0" w:space="0" w:color="auto"/>
        <w:bottom w:val="none" w:sz="0" w:space="0" w:color="auto"/>
        <w:right w:val="none" w:sz="0" w:space="0" w:color="auto"/>
      </w:divBdr>
    </w:div>
    <w:div w:id="1444958673">
      <w:bodyDiv w:val="1"/>
      <w:marLeft w:val="0"/>
      <w:marRight w:val="0"/>
      <w:marTop w:val="0"/>
      <w:marBottom w:val="0"/>
      <w:divBdr>
        <w:top w:val="none" w:sz="0" w:space="0" w:color="auto"/>
        <w:left w:val="none" w:sz="0" w:space="0" w:color="auto"/>
        <w:bottom w:val="none" w:sz="0" w:space="0" w:color="auto"/>
        <w:right w:val="none" w:sz="0" w:space="0" w:color="auto"/>
      </w:divBdr>
    </w:div>
    <w:div w:id="1471438635">
      <w:bodyDiv w:val="1"/>
      <w:marLeft w:val="0"/>
      <w:marRight w:val="0"/>
      <w:marTop w:val="0"/>
      <w:marBottom w:val="0"/>
      <w:divBdr>
        <w:top w:val="none" w:sz="0" w:space="0" w:color="auto"/>
        <w:left w:val="none" w:sz="0" w:space="0" w:color="auto"/>
        <w:bottom w:val="none" w:sz="0" w:space="0" w:color="auto"/>
        <w:right w:val="none" w:sz="0" w:space="0" w:color="auto"/>
      </w:divBdr>
    </w:div>
    <w:div w:id="1482429914">
      <w:bodyDiv w:val="1"/>
      <w:marLeft w:val="0"/>
      <w:marRight w:val="0"/>
      <w:marTop w:val="0"/>
      <w:marBottom w:val="0"/>
      <w:divBdr>
        <w:top w:val="none" w:sz="0" w:space="0" w:color="auto"/>
        <w:left w:val="none" w:sz="0" w:space="0" w:color="auto"/>
        <w:bottom w:val="none" w:sz="0" w:space="0" w:color="auto"/>
        <w:right w:val="none" w:sz="0" w:space="0" w:color="auto"/>
      </w:divBdr>
    </w:div>
    <w:div w:id="1557160949">
      <w:bodyDiv w:val="1"/>
      <w:marLeft w:val="0"/>
      <w:marRight w:val="0"/>
      <w:marTop w:val="0"/>
      <w:marBottom w:val="0"/>
      <w:divBdr>
        <w:top w:val="none" w:sz="0" w:space="0" w:color="auto"/>
        <w:left w:val="none" w:sz="0" w:space="0" w:color="auto"/>
        <w:bottom w:val="none" w:sz="0" w:space="0" w:color="auto"/>
        <w:right w:val="none" w:sz="0" w:space="0" w:color="auto"/>
      </w:divBdr>
    </w:div>
    <w:div w:id="1567642778">
      <w:bodyDiv w:val="1"/>
      <w:marLeft w:val="0"/>
      <w:marRight w:val="0"/>
      <w:marTop w:val="0"/>
      <w:marBottom w:val="0"/>
      <w:divBdr>
        <w:top w:val="none" w:sz="0" w:space="0" w:color="auto"/>
        <w:left w:val="none" w:sz="0" w:space="0" w:color="auto"/>
        <w:bottom w:val="none" w:sz="0" w:space="0" w:color="auto"/>
        <w:right w:val="none" w:sz="0" w:space="0" w:color="auto"/>
      </w:divBdr>
    </w:div>
    <w:div w:id="1615551658">
      <w:bodyDiv w:val="1"/>
      <w:marLeft w:val="0"/>
      <w:marRight w:val="0"/>
      <w:marTop w:val="0"/>
      <w:marBottom w:val="0"/>
      <w:divBdr>
        <w:top w:val="none" w:sz="0" w:space="0" w:color="auto"/>
        <w:left w:val="none" w:sz="0" w:space="0" w:color="auto"/>
        <w:bottom w:val="none" w:sz="0" w:space="0" w:color="auto"/>
        <w:right w:val="none" w:sz="0" w:space="0" w:color="auto"/>
      </w:divBdr>
    </w:div>
    <w:div w:id="1716196758">
      <w:bodyDiv w:val="1"/>
      <w:marLeft w:val="0"/>
      <w:marRight w:val="0"/>
      <w:marTop w:val="0"/>
      <w:marBottom w:val="0"/>
      <w:divBdr>
        <w:top w:val="none" w:sz="0" w:space="0" w:color="auto"/>
        <w:left w:val="none" w:sz="0" w:space="0" w:color="auto"/>
        <w:bottom w:val="none" w:sz="0" w:space="0" w:color="auto"/>
        <w:right w:val="none" w:sz="0" w:space="0" w:color="auto"/>
      </w:divBdr>
    </w:div>
    <w:div w:id="2061901553">
      <w:bodyDiv w:val="1"/>
      <w:marLeft w:val="0"/>
      <w:marRight w:val="0"/>
      <w:marTop w:val="0"/>
      <w:marBottom w:val="0"/>
      <w:divBdr>
        <w:top w:val="none" w:sz="0" w:space="0" w:color="auto"/>
        <w:left w:val="none" w:sz="0" w:space="0" w:color="auto"/>
        <w:bottom w:val="none" w:sz="0" w:space="0" w:color="auto"/>
        <w:right w:val="none" w:sz="0" w:space="0" w:color="auto"/>
      </w:divBdr>
    </w:div>
    <w:div w:id="2080247514">
      <w:bodyDiv w:val="1"/>
      <w:marLeft w:val="0"/>
      <w:marRight w:val="0"/>
      <w:marTop w:val="0"/>
      <w:marBottom w:val="0"/>
      <w:divBdr>
        <w:top w:val="none" w:sz="0" w:space="0" w:color="auto"/>
        <w:left w:val="none" w:sz="0" w:space="0" w:color="auto"/>
        <w:bottom w:val="none" w:sz="0" w:space="0" w:color="auto"/>
        <w:right w:val="none" w:sz="0" w:space="0" w:color="auto"/>
      </w:divBdr>
    </w:div>
    <w:div w:id="2120491376">
      <w:bodyDiv w:val="1"/>
      <w:marLeft w:val="0"/>
      <w:marRight w:val="0"/>
      <w:marTop w:val="0"/>
      <w:marBottom w:val="0"/>
      <w:divBdr>
        <w:top w:val="none" w:sz="0" w:space="0" w:color="auto"/>
        <w:left w:val="none" w:sz="0" w:space="0" w:color="auto"/>
        <w:bottom w:val="none" w:sz="0" w:space="0" w:color="auto"/>
        <w:right w:val="none" w:sz="0" w:space="0" w:color="auto"/>
      </w:divBdr>
    </w:div>
    <w:div w:id="21427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rbg-web2.rbge.org.uk/BSBI/cytsearch.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15614-3CA6-452F-93C3-09A990283B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70E84A-B1DC-4CBB-9146-DFD6B6C38A84}">
  <ds:schemaRefs>
    <ds:schemaRef ds:uri="http://schemas.microsoft.com/sharepoint/v3/contenttype/forms"/>
  </ds:schemaRefs>
</ds:datastoreItem>
</file>

<file path=customXml/itemProps3.xml><?xml version="1.0" encoding="utf-8"?>
<ds:datastoreItem xmlns:ds="http://schemas.openxmlformats.org/officeDocument/2006/customXml" ds:itemID="{3260E1DC-06B2-48FF-B5D9-8B836FBC045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42F976-5AA7-B545-A243-9F5BE6A2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23</Pages>
  <Words>23784</Words>
  <Characters>135575</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Max</dc:creator>
  <cp:keywords/>
  <dc:description/>
  <cp:lastModifiedBy>Microsoft Office User</cp:lastModifiedBy>
  <cp:revision>115</cp:revision>
  <dcterms:created xsi:type="dcterms:W3CDTF">2020-08-25T10:45:00Z</dcterms:created>
  <dcterms:modified xsi:type="dcterms:W3CDTF">2020-09-09T09:18:00Z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